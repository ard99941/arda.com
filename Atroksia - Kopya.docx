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5B9BD5" w:themeColor="accent1"/>
        </w:rPr>
        <w:id w:val="-2122905044"/>
        <w:docPartObj>
          <w:docPartGallery w:val="Cover Pages"/>
          <w:docPartUnique/>
        </w:docPartObj>
      </w:sdtPr>
      <w:sdtEndPr>
        <w:rPr>
          <w:color w:val="auto"/>
          <w:spacing w:val="5"/>
          <w:sz w:val="28"/>
          <w:szCs w:val="28"/>
        </w:rPr>
      </w:sdtEndPr>
      <w:sdtContent>
        <w:p w14:paraId="5D63BBCF" w14:textId="77777777" w:rsidR="00A773F0" w:rsidRDefault="00A773F0">
          <w:pPr>
            <w:pStyle w:val="AralkYok"/>
            <w:spacing w:before="1540" w:after="240"/>
            <w:jc w:val="center"/>
            <w:rPr>
              <w:color w:val="5B9BD5" w:themeColor="accent1"/>
            </w:rPr>
          </w:pPr>
          <w:r>
            <w:rPr>
              <w:noProof/>
              <w:color w:val="5B9BD5" w:themeColor="accent1"/>
              <w:lang w:eastAsia="tr-TR"/>
            </w:rPr>
            <w:drawing>
              <wp:inline distT="0" distB="0" distL="0" distR="0" wp14:anchorId="1353105E" wp14:editId="74A7A875">
                <wp:extent cx="3771900" cy="1998356"/>
                <wp:effectExtent l="0" t="0" r="0" b="1905"/>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885809" cy="2058705"/>
                        </a:xfrm>
                        <a:prstGeom prst="rect">
                          <a:avLst/>
                        </a:prstGeom>
                        <a:noFill/>
                        <a:ln>
                          <a:noFill/>
                        </a:ln>
                      </pic:spPr>
                    </pic:pic>
                  </a:graphicData>
                </a:graphic>
              </wp:inline>
            </w:drawing>
          </w:r>
        </w:p>
        <w:sdt>
          <w:sdtPr>
            <w:rPr>
              <w:rFonts w:asciiTheme="majorHAnsi" w:eastAsiaTheme="majorEastAsia" w:hAnsiTheme="majorHAnsi" w:cstheme="majorBidi"/>
              <w:caps/>
              <w:color w:val="2E74B5" w:themeColor="accent1" w:themeShade="BF"/>
              <w:sz w:val="72"/>
              <w:szCs w:val="72"/>
            </w:rPr>
            <w:alias w:val="Başlık"/>
            <w:tag w:val=""/>
            <w:id w:val="1735040861"/>
            <w:placeholder>
              <w:docPart w:val="8B9F7B275EFE4C43A50422BC2C320BE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628D0CF" w14:textId="77777777" w:rsidR="00A773F0" w:rsidRPr="00064BC6" w:rsidRDefault="00A773F0">
              <w:pPr>
                <w:pStyle w:val="AralkYok"/>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2FC228"/>
                  <w:sz w:val="80"/>
                  <w:szCs w:val="80"/>
                </w:rPr>
              </w:pPr>
              <w:r w:rsidRPr="00064BC6">
                <w:rPr>
                  <w:rFonts w:asciiTheme="majorHAnsi" w:eastAsiaTheme="majorEastAsia" w:hAnsiTheme="majorHAnsi" w:cstheme="majorBidi"/>
                  <w:caps/>
                  <w:color w:val="2E74B5" w:themeColor="accent1" w:themeShade="BF"/>
                  <w:sz w:val="72"/>
                  <w:szCs w:val="72"/>
                </w:rPr>
                <w:t>ATROKSIA</w:t>
              </w:r>
            </w:p>
          </w:sdtContent>
        </w:sdt>
        <w:sdt>
          <w:sdtPr>
            <w:rPr>
              <w:color w:val="2E74B5" w:themeColor="accent1" w:themeShade="BF"/>
              <w:sz w:val="28"/>
              <w:szCs w:val="28"/>
            </w:rPr>
            <w:alias w:val="Altyazı"/>
            <w:tag w:val=""/>
            <w:id w:val="328029620"/>
            <w:placeholder>
              <w:docPart w:val="BEE6A2418694423EA7030AAB91EB9045"/>
            </w:placeholder>
            <w:dataBinding w:prefixMappings="xmlns:ns0='http://purl.org/dc/elements/1.1/' xmlns:ns1='http://schemas.openxmlformats.org/package/2006/metadata/core-properties' " w:xpath="/ns1:coreProperties[1]/ns0:subject[1]" w:storeItemID="{6C3C8BC8-F283-45AE-878A-BAB7291924A1}"/>
            <w:text/>
          </w:sdtPr>
          <w:sdtContent>
            <w:p w14:paraId="76DF8284" w14:textId="5B40F046" w:rsidR="00A773F0" w:rsidRPr="00064BC6" w:rsidRDefault="00A773F0">
              <w:pPr>
                <w:pStyle w:val="AralkYok"/>
                <w:jc w:val="center"/>
                <w:rPr>
                  <w:color w:val="2E74B5" w:themeColor="accent1" w:themeShade="BF"/>
                  <w:sz w:val="28"/>
                  <w:szCs w:val="28"/>
                </w:rPr>
              </w:pPr>
              <w:r w:rsidRPr="00064BC6">
                <w:rPr>
                  <w:color w:val="2E74B5" w:themeColor="accent1" w:themeShade="BF"/>
                  <w:sz w:val="28"/>
                  <w:szCs w:val="28"/>
                </w:rPr>
                <w:t>EVERY</w:t>
              </w:r>
              <w:r w:rsidR="00955103">
                <w:rPr>
                  <w:color w:val="2E74B5" w:themeColor="accent1" w:themeShade="BF"/>
                  <w:sz w:val="28"/>
                  <w:szCs w:val="28"/>
                </w:rPr>
                <w:t>TH</w:t>
              </w:r>
              <w:r w:rsidRPr="00064BC6">
                <w:rPr>
                  <w:color w:val="2E74B5" w:themeColor="accent1" w:themeShade="BF"/>
                  <w:sz w:val="28"/>
                  <w:szCs w:val="28"/>
                </w:rPr>
                <w:t>İNG ABOUT</w:t>
              </w:r>
            </w:p>
          </w:sdtContent>
        </w:sdt>
        <w:p w14:paraId="779F02AD" w14:textId="77777777" w:rsidR="00A773F0" w:rsidRDefault="00A773F0">
          <w:pPr>
            <w:pStyle w:val="AralkYok"/>
            <w:spacing w:before="480"/>
            <w:jc w:val="center"/>
            <w:rPr>
              <w:color w:val="5B9BD5" w:themeColor="accent1"/>
            </w:rPr>
          </w:pPr>
          <w:r>
            <w:rPr>
              <w:noProof/>
              <w:color w:val="5B9BD5" w:themeColor="accent1"/>
              <w:lang w:eastAsia="tr-TR"/>
            </w:rPr>
            <mc:AlternateContent>
              <mc:Choice Requires="wps">
                <w:drawing>
                  <wp:anchor distT="0" distB="0" distL="114300" distR="114300" simplePos="0" relativeHeight="251658240" behindDoc="0" locked="0" layoutInCell="1" allowOverlap="1" wp14:anchorId="5EF68730" wp14:editId="32AD31D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Metin Kutusu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Tarih"/>
                                  <w:tag w:val=""/>
                                  <w:id w:val="197127006"/>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Content>
                                  <w:p w14:paraId="7F48173B" w14:textId="1E1939AE" w:rsidR="00A773F0" w:rsidRDefault="000F78A1">
                                    <w:pPr>
                                      <w:pStyle w:val="AralkYok"/>
                                      <w:spacing w:after="40"/>
                                      <w:jc w:val="center"/>
                                      <w:rPr>
                                        <w:caps/>
                                        <w:color w:val="5B9BD5" w:themeColor="accent1"/>
                                        <w:sz w:val="28"/>
                                        <w:szCs w:val="28"/>
                                      </w:rPr>
                                    </w:pPr>
                                    <w:r>
                                      <w:rPr>
                                        <w:caps/>
                                        <w:color w:val="5B9BD5" w:themeColor="accent1"/>
                                        <w:sz w:val="28"/>
                                        <w:szCs w:val="28"/>
                                      </w:rPr>
                                      <w:t>20</w:t>
                                    </w:r>
                                    <w:r w:rsidR="00A773F0">
                                      <w:rPr>
                                        <w:caps/>
                                        <w:color w:val="5B9BD5" w:themeColor="accent1"/>
                                        <w:sz w:val="28"/>
                                        <w:szCs w:val="28"/>
                                      </w:rPr>
                                      <w:t xml:space="preserve"> Haziran </w:t>
                                    </w:r>
                                    <w:r w:rsidR="00951156">
                                      <w:rPr>
                                        <w:caps/>
                                        <w:color w:val="5B9BD5" w:themeColor="accent1"/>
                                        <w:sz w:val="28"/>
                                        <w:szCs w:val="28"/>
                                      </w:rPr>
                                      <w:t>2023-</w:t>
                                    </w:r>
                                    <w:r>
                                      <w:rPr>
                                        <w:caps/>
                                        <w:color w:val="5B9BD5" w:themeColor="accent1"/>
                                        <w:sz w:val="28"/>
                                        <w:szCs w:val="28"/>
                                      </w:rPr>
                                      <w:t xml:space="preserve"> </w:t>
                                    </w:r>
                                  </w:p>
                                </w:sdtContent>
                              </w:sdt>
                              <w:p w14:paraId="0BB02754" w14:textId="77777777" w:rsidR="00A773F0" w:rsidRDefault="00000000" w:rsidP="00A773F0">
                                <w:pPr>
                                  <w:pStyle w:val="AralkYok"/>
                                  <w:rPr>
                                    <w:color w:val="5B9BD5" w:themeColor="accent1"/>
                                  </w:rPr>
                                </w:pPr>
                                <w:sdt>
                                  <w:sdtPr>
                                    <w:rPr>
                                      <w:caps/>
                                      <w:color w:val="5B9BD5" w:themeColor="accent1"/>
                                    </w:rPr>
                                    <w:alias w:val="Şirket"/>
                                    <w:tag w:val=""/>
                                    <w:id w:val="1390145197"/>
                                    <w:showingPlcHdr/>
                                    <w:dataBinding w:prefixMappings="xmlns:ns0='http://schemas.openxmlformats.org/officeDocument/2006/extended-properties' " w:xpath="/ns0:Properties[1]/ns0:Company[1]" w:storeItemID="{6668398D-A668-4E3E-A5EB-62B293D839F1}"/>
                                    <w:text/>
                                  </w:sdtPr>
                                  <w:sdtContent>
                                    <w:r w:rsidR="00A773F0">
                                      <w:rPr>
                                        <w:caps/>
                                        <w:color w:val="5B9BD5" w:themeColor="accent1"/>
                                      </w:rPr>
                                      <w:t xml:space="preserve">     </w:t>
                                    </w:r>
                                  </w:sdtContent>
                                </w:sdt>
                              </w:p>
                              <w:p w14:paraId="7FE167F3" w14:textId="77777777" w:rsidR="00A773F0" w:rsidRDefault="00000000">
                                <w:pPr>
                                  <w:pStyle w:val="AralkYok"/>
                                  <w:jc w:val="center"/>
                                  <w:rPr>
                                    <w:color w:val="5B9BD5" w:themeColor="accent1"/>
                                  </w:rPr>
                                </w:pPr>
                                <w:sdt>
                                  <w:sdtPr>
                                    <w:rPr>
                                      <w:color w:val="5B9BD5"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A773F0">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EF68730" id="_x0000_t202" coordsize="21600,21600" o:spt="202" path="m,l,21600r21600,l21600,xe">
                    <v:stroke joinstyle="miter"/>
                    <v:path gradientshapeok="t" o:connecttype="rect"/>
                  </v:shapetype>
                  <v:shape id="Metin Kutusu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5B9BD5" w:themeColor="accent1"/>
                              <w:sz w:val="28"/>
                              <w:szCs w:val="28"/>
                            </w:rPr>
                            <w:alias w:val="Tarih"/>
                            <w:tag w:val=""/>
                            <w:id w:val="197127006"/>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Content>
                            <w:p w14:paraId="7F48173B" w14:textId="1E1939AE" w:rsidR="00A773F0" w:rsidRDefault="000F78A1">
                              <w:pPr>
                                <w:pStyle w:val="AralkYok"/>
                                <w:spacing w:after="40"/>
                                <w:jc w:val="center"/>
                                <w:rPr>
                                  <w:caps/>
                                  <w:color w:val="5B9BD5" w:themeColor="accent1"/>
                                  <w:sz w:val="28"/>
                                  <w:szCs w:val="28"/>
                                </w:rPr>
                              </w:pPr>
                              <w:r>
                                <w:rPr>
                                  <w:caps/>
                                  <w:color w:val="5B9BD5" w:themeColor="accent1"/>
                                  <w:sz w:val="28"/>
                                  <w:szCs w:val="28"/>
                                </w:rPr>
                                <w:t>20</w:t>
                              </w:r>
                              <w:r w:rsidR="00A773F0">
                                <w:rPr>
                                  <w:caps/>
                                  <w:color w:val="5B9BD5" w:themeColor="accent1"/>
                                  <w:sz w:val="28"/>
                                  <w:szCs w:val="28"/>
                                </w:rPr>
                                <w:t xml:space="preserve"> Haziran </w:t>
                              </w:r>
                              <w:r w:rsidR="00951156">
                                <w:rPr>
                                  <w:caps/>
                                  <w:color w:val="5B9BD5" w:themeColor="accent1"/>
                                  <w:sz w:val="28"/>
                                  <w:szCs w:val="28"/>
                                </w:rPr>
                                <w:t>2023-</w:t>
                              </w:r>
                              <w:r>
                                <w:rPr>
                                  <w:caps/>
                                  <w:color w:val="5B9BD5" w:themeColor="accent1"/>
                                  <w:sz w:val="28"/>
                                  <w:szCs w:val="28"/>
                                </w:rPr>
                                <w:t xml:space="preserve"> </w:t>
                              </w:r>
                            </w:p>
                          </w:sdtContent>
                        </w:sdt>
                        <w:p w14:paraId="0BB02754" w14:textId="77777777" w:rsidR="00A773F0" w:rsidRDefault="00000000" w:rsidP="00A773F0">
                          <w:pPr>
                            <w:pStyle w:val="AralkYok"/>
                            <w:rPr>
                              <w:color w:val="5B9BD5" w:themeColor="accent1"/>
                            </w:rPr>
                          </w:pPr>
                          <w:sdt>
                            <w:sdtPr>
                              <w:rPr>
                                <w:caps/>
                                <w:color w:val="5B9BD5" w:themeColor="accent1"/>
                              </w:rPr>
                              <w:alias w:val="Şirket"/>
                              <w:tag w:val=""/>
                              <w:id w:val="1390145197"/>
                              <w:showingPlcHdr/>
                              <w:dataBinding w:prefixMappings="xmlns:ns0='http://schemas.openxmlformats.org/officeDocument/2006/extended-properties' " w:xpath="/ns0:Properties[1]/ns0:Company[1]" w:storeItemID="{6668398D-A668-4E3E-A5EB-62B293D839F1}"/>
                              <w:text/>
                            </w:sdtPr>
                            <w:sdtContent>
                              <w:r w:rsidR="00A773F0">
                                <w:rPr>
                                  <w:caps/>
                                  <w:color w:val="5B9BD5" w:themeColor="accent1"/>
                                </w:rPr>
                                <w:t xml:space="preserve">     </w:t>
                              </w:r>
                            </w:sdtContent>
                          </w:sdt>
                        </w:p>
                        <w:p w14:paraId="7FE167F3" w14:textId="77777777" w:rsidR="00A773F0" w:rsidRDefault="00000000">
                          <w:pPr>
                            <w:pStyle w:val="AralkYok"/>
                            <w:jc w:val="center"/>
                            <w:rPr>
                              <w:color w:val="5B9BD5" w:themeColor="accent1"/>
                            </w:rPr>
                          </w:pPr>
                          <w:sdt>
                            <w:sdtPr>
                              <w:rPr>
                                <w:color w:val="5B9BD5"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A773F0">
                                <w:rPr>
                                  <w:color w:val="5B9BD5" w:themeColor="accent1"/>
                                </w:rPr>
                                <w:t xml:space="preserve">     </w:t>
                              </w:r>
                            </w:sdtContent>
                          </w:sdt>
                        </w:p>
                      </w:txbxContent>
                    </v:textbox>
                    <w10:wrap anchorx="margin" anchory="page"/>
                  </v:shape>
                </w:pict>
              </mc:Fallback>
            </mc:AlternateContent>
          </w:r>
          <w:r>
            <w:rPr>
              <w:noProof/>
              <w:color w:val="5B9BD5" w:themeColor="accent1"/>
              <w:lang w:eastAsia="tr-TR"/>
            </w:rPr>
            <w:drawing>
              <wp:inline distT="0" distB="0" distL="0" distR="0" wp14:anchorId="395E43E0" wp14:editId="705EAD62">
                <wp:extent cx="2638425" cy="1664962"/>
                <wp:effectExtent l="0" t="0" r="0"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725658" cy="1720010"/>
                        </a:xfrm>
                        <a:prstGeom prst="rect">
                          <a:avLst/>
                        </a:prstGeom>
                      </pic:spPr>
                    </pic:pic>
                  </a:graphicData>
                </a:graphic>
              </wp:inline>
            </w:drawing>
          </w:r>
        </w:p>
        <w:p w14:paraId="055DDC74" w14:textId="77777777" w:rsidR="00A773F0" w:rsidRDefault="00A773F0">
          <w:pPr>
            <w:rPr>
              <w:smallCaps/>
              <w:spacing w:val="5"/>
              <w:sz w:val="28"/>
              <w:szCs w:val="28"/>
            </w:rPr>
          </w:pPr>
          <w:r>
            <w:rPr>
              <w:spacing w:val="5"/>
              <w:sz w:val="28"/>
              <w:szCs w:val="28"/>
            </w:rPr>
            <w:br w:type="page"/>
          </w:r>
        </w:p>
      </w:sdtContent>
    </w:sdt>
    <w:p w14:paraId="1F6F5C85" w14:textId="4578B6AC" w:rsidR="00983C79" w:rsidRDefault="001953BB" w:rsidP="00983C79">
      <w:pPr>
        <w:pStyle w:val="KonuBal"/>
        <w:rPr>
          <w:rFonts w:cstheme="minorHAnsi"/>
        </w:rPr>
      </w:pPr>
      <w:r w:rsidRPr="00983C79">
        <w:rPr>
          <w:rFonts w:cstheme="minorHAnsi"/>
        </w:rPr>
        <w:lastRenderedPageBreak/>
        <w:t>MAP</w:t>
      </w:r>
      <w:r>
        <w:rPr>
          <w:rFonts w:cstheme="minorHAnsi"/>
        </w:rPr>
        <w:t xml:space="preserve"> OF</w:t>
      </w:r>
      <w:r w:rsidRPr="00983C79">
        <w:rPr>
          <w:rFonts w:cstheme="minorHAnsi"/>
        </w:rPr>
        <w:t xml:space="preserve"> </w:t>
      </w:r>
      <w:r w:rsidR="00983C79" w:rsidRPr="00983C79">
        <w:rPr>
          <w:rFonts w:cstheme="minorHAnsi"/>
        </w:rPr>
        <w:t xml:space="preserve">ATROKSIA </w:t>
      </w:r>
    </w:p>
    <w:p w14:paraId="69122CED" w14:textId="77777777" w:rsidR="00983C79" w:rsidRPr="00983C79" w:rsidRDefault="00983C79" w:rsidP="00983C79">
      <w:pPr>
        <w:pStyle w:val="KonuBal"/>
      </w:pPr>
    </w:p>
    <w:p w14:paraId="2AE4A203" w14:textId="03F1F6E0" w:rsidR="001C25D8" w:rsidRPr="005C2568" w:rsidRDefault="006E2563" w:rsidP="00983C79">
      <w:pPr>
        <w:pStyle w:val="KonuBal"/>
        <w:jc w:val="center"/>
        <w:rPr>
          <w:rFonts w:cstheme="minorHAnsi"/>
        </w:rPr>
      </w:pPr>
      <w:r>
        <w:rPr>
          <w:rFonts w:cstheme="minorHAnsi"/>
          <w:noProof/>
        </w:rPr>
        <w:drawing>
          <wp:inline distT="0" distB="0" distL="0" distR="0" wp14:anchorId="5F0E8992" wp14:editId="0746E51C">
            <wp:extent cx="5227320" cy="3484880"/>
            <wp:effectExtent l="0" t="0" r="0" b="1270"/>
            <wp:docPr id="32746562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3484880"/>
                    </a:xfrm>
                    <a:prstGeom prst="rect">
                      <a:avLst/>
                    </a:prstGeom>
                    <a:noFill/>
                  </pic:spPr>
                </pic:pic>
              </a:graphicData>
            </a:graphic>
          </wp:inline>
        </w:drawing>
      </w:r>
    </w:p>
    <w:p w14:paraId="2028122D" w14:textId="77777777" w:rsidR="001C25D8" w:rsidRPr="005C2568" w:rsidRDefault="00017191" w:rsidP="00983C79">
      <w:pPr>
        <w:jc w:val="center"/>
        <w:rPr>
          <w:rFonts w:cstheme="minorHAnsi"/>
        </w:rPr>
      </w:pPr>
      <w:r w:rsidRPr="005C2568">
        <w:rPr>
          <w:rFonts w:cstheme="minorHAnsi"/>
          <w:noProof/>
          <w:lang w:eastAsia="tr-TR"/>
        </w:rPr>
        <w:drawing>
          <wp:inline distT="0" distB="0" distL="0" distR="0" wp14:anchorId="7B2E6D9A" wp14:editId="76128E3F">
            <wp:extent cx="5265420" cy="4107390"/>
            <wp:effectExtent l="0" t="0" r="0" b="7620"/>
            <wp:docPr id="1" name="Resim 1" descr="C:\Users\Lenovo\Downloads\WhatsApp Image 2023-06-30 at 11.42.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3-06-30 at 11.42.24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249" cy="4108817"/>
                    </a:xfrm>
                    <a:prstGeom prst="rect">
                      <a:avLst/>
                    </a:prstGeom>
                    <a:noFill/>
                    <a:ln>
                      <a:noFill/>
                    </a:ln>
                  </pic:spPr>
                </pic:pic>
              </a:graphicData>
            </a:graphic>
          </wp:inline>
        </w:drawing>
      </w:r>
    </w:p>
    <w:p w14:paraId="3C4E0DF5" w14:textId="77777777" w:rsidR="00A02F3A" w:rsidRPr="005C2568" w:rsidRDefault="00A02F3A" w:rsidP="00A02F3A">
      <w:pPr>
        <w:pStyle w:val="KonuBal"/>
        <w:rPr>
          <w:rFonts w:cstheme="minorHAnsi"/>
        </w:rPr>
      </w:pPr>
      <w:r w:rsidRPr="005C2568">
        <w:rPr>
          <w:rFonts w:cstheme="minorHAnsi"/>
        </w:rPr>
        <w:lastRenderedPageBreak/>
        <w:t xml:space="preserve">CONTINENTS (west to east) :             </w:t>
      </w:r>
    </w:p>
    <w:p w14:paraId="78F55A93" w14:textId="77777777" w:rsidR="008B5117" w:rsidRDefault="00A02F3A" w:rsidP="008B5117">
      <w:pPr>
        <w:pStyle w:val="Balk1"/>
        <w:rPr>
          <w:rFonts w:cstheme="minorHAnsi"/>
        </w:rPr>
      </w:pPr>
      <w:r w:rsidRPr="005C2568">
        <w:rPr>
          <w:rFonts w:cstheme="minorHAnsi"/>
        </w:rPr>
        <w:t>Vandar</w:t>
      </w:r>
    </w:p>
    <w:p w14:paraId="7D6C4174" w14:textId="75C09A88" w:rsidR="008B5117" w:rsidRPr="008B5117" w:rsidRDefault="008B5117" w:rsidP="008B5117">
      <w:pPr>
        <w:pStyle w:val="Balk1"/>
        <w:rPr>
          <w:rFonts w:cstheme="minorHAnsi"/>
        </w:rPr>
      </w:pPr>
      <w:r w:rsidRPr="008B5117">
        <w:t>Trachý</w:t>
      </w:r>
    </w:p>
    <w:p w14:paraId="017CCFCB" w14:textId="77777777" w:rsidR="009620CF" w:rsidRPr="000C1B1B" w:rsidRDefault="000C1B1B" w:rsidP="000C1B1B">
      <w:pPr>
        <w:pStyle w:val="Balk1"/>
      </w:pPr>
      <w:r>
        <w:t>Mugel</w:t>
      </w:r>
    </w:p>
    <w:p w14:paraId="2C3C6243" w14:textId="77777777" w:rsidR="00C332C8" w:rsidRDefault="00A02F3A" w:rsidP="00C332C8">
      <w:pPr>
        <w:pStyle w:val="Balk1"/>
        <w:rPr>
          <w:rFonts w:cstheme="minorHAnsi"/>
        </w:rPr>
      </w:pPr>
      <w:r w:rsidRPr="005C2568">
        <w:rPr>
          <w:rFonts w:cstheme="minorHAnsi"/>
        </w:rPr>
        <w:t>Wetan</w:t>
      </w:r>
      <w:r w:rsidR="00B35561" w:rsidRPr="005C2568">
        <w:rPr>
          <w:rFonts w:cstheme="minorHAnsi"/>
        </w:rPr>
        <w:t xml:space="preserve"> </w:t>
      </w:r>
    </w:p>
    <w:p w14:paraId="4C74C213" w14:textId="77777777" w:rsidR="00C206E9" w:rsidRPr="00C206E9" w:rsidRDefault="00C206E9" w:rsidP="00C206E9"/>
    <w:p w14:paraId="239261B4" w14:textId="11B0A7D8" w:rsidR="00403128" w:rsidRDefault="00A4109B" w:rsidP="001D1DD8">
      <w:pPr>
        <w:pStyle w:val="KonuBal"/>
      </w:pPr>
      <w:r>
        <w:t>MY</w:t>
      </w:r>
      <w:r w:rsidR="00955103">
        <w:t>TH</w:t>
      </w:r>
      <w:r>
        <w:t>OLOGY</w:t>
      </w:r>
      <w:r w:rsidR="00F619DE">
        <w:t xml:space="preserve"> </w:t>
      </w:r>
      <w:r w:rsidR="004A695B">
        <w:t xml:space="preserve"> :</w:t>
      </w:r>
    </w:p>
    <w:p w14:paraId="0F73FE47" w14:textId="1469BAC4" w:rsidR="00C206E9" w:rsidRDefault="00C206E9" w:rsidP="00C206E9">
      <w:pPr>
        <w:pStyle w:val="NormalWeb"/>
        <w:rPr>
          <w:rStyle w:val="Balk2Char"/>
        </w:rPr>
      </w:pPr>
      <w:r>
        <w:rPr>
          <w:noProof/>
        </w:rPr>
        <w:drawing>
          <wp:inline distT="0" distB="0" distL="0" distR="0" wp14:anchorId="6FEEAD3A" wp14:editId="39BBD621">
            <wp:extent cx="1912620" cy="2886005"/>
            <wp:effectExtent l="0" t="0" r="0" b="0"/>
            <wp:docPr id="7" name="Resim 4" descr="çizgi film, memeli, çizim,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4" descr="çizgi film, memeli, çizim, sanat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7642" cy="2938850"/>
                    </a:xfrm>
                    <a:prstGeom prst="rect">
                      <a:avLst/>
                    </a:prstGeom>
                    <a:noFill/>
                    <a:ln>
                      <a:noFill/>
                    </a:ln>
                  </pic:spPr>
                </pic:pic>
              </a:graphicData>
            </a:graphic>
          </wp:inline>
        </w:drawing>
      </w:r>
      <w:r>
        <w:t xml:space="preserve"> </w:t>
      </w:r>
      <w:r w:rsidR="00F37DDF" w:rsidRPr="0013654D">
        <w:rPr>
          <w:rStyle w:val="Balk2Char"/>
        </w:rPr>
        <w:t>Main Goddess</w:t>
      </w:r>
      <w:r w:rsidR="00DA11AA" w:rsidRPr="0013654D">
        <w:rPr>
          <w:rStyle w:val="Balk2Char"/>
        </w:rPr>
        <w:t xml:space="preserve"> of </w:t>
      </w:r>
      <w:r w:rsidR="00EA78D9">
        <w:rPr>
          <w:rStyle w:val="Balk2Char"/>
        </w:rPr>
        <w:t>th</w:t>
      </w:r>
      <w:r w:rsidR="00DA11AA" w:rsidRPr="0013654D">
        <w:rPr>
          <w:rStyle w:val="Balk2Char"/>
        </w:rPr>
        <w:t xml:space="preserve">e </w:t>
      </w:r>
      <w:r w:rsidR="00694913" w:rsidRPr="0013654D">
        <w:rPr>
          <w:rStyle w:val="Balk2Char"/>
        </w:rPr>
        <w:t>Atroksian pan</w:t>
      </w:r>
      <w:r w:rsidR="00EA78D9">
        <w:rPr>
          <w:rStyle w:val="Balk2Char"/>
        </w:rPr>
        <w:t>th</w:t>
      </w:r>
      <w:r w:rsidR="00694913" w:rsidRPr="0013654D">
        <w:rPr>
          <w:rStyle w:val="Balk2Char"/>
        </w:rPr>
        <w:t>enon</w:t>
      </w:r>
      <w:r w:rsidR="00755B08">
        <w:rPr>
          <w:rStyle w:val="Balk2Char"/>
        </w:rPr>
        <w:t xml:space="preserve"> An</w:t>
      </w:r>
      <w:r w:rsidR="000844B2">
        <w:rPr>
          <w:rStyle w:val="Balk2Char"/>
        </w:rPr>
        <w:t>th</w:t>
      </w:r>
      <w:r w:rsidR="00755B08">
        <w:rPr>
          <w:rStyle w:val="Balk2Char"/>
        </w:rPr>
        <w:t>epis</w:t>
      </w:r>
    </w:p>
    <w:p w14:paraId="044D543F" w14:textId="1944918C" w:rsidR="008740A0" w:rsidRDefault="00C45D08" w:rsidP="00C206E9">
      <w:pPr>
        <w:pStyle w:val="NormalWeb"/>
        <w:rPr>
          <w:rStyle w:val="Balk2Char"/>
        </w:rPr>
      </w:pPr>
      <w:r>
        <w:rPr>
          <w:rStyle w:val="Balk2Char"/>
        </w:rPr>
        <w:t>Fernandas</w:t>
      </w:r>
      <w:r w:rsidR="00167E5A">
        <w:rPr>
          <w:rStyle w:val="Balk2Char"/>
        </w:rPr>
        <w:t xml:space="preserve">: God of air and wind </w:t>
      </w:r>
    </w:p>
    <w:p w14:paraId="25FC55C1" w14:textId="39882043" w:rsidR="00D60F4D" w:rsidRDefault="00D60F4D" w:rsidP="00C206E9">
      <w:pPr>
        <w:pStyle w:val="NormalWeb"/>
        <w:rPr>
          <w:rStyle w:val="Balk2Char"/>
        </w:rPr>
      </w:pPr>
      <w:r>
        <w:rPr>
          <w:rStyle w:val="Balk2Char"/>
        </w:rPr>
        <w:t>Retia: Godess of the nature</w:t>
      </w:r>
    </w:p>
    <w:p w14:paraId="068D0B82" w14:textId="1B1DB691" w:rsidR="00314A42" w:rsidRDefault="008740A0" w:rsidP="00C206E9">
      <w:pPr>
        <w:pStyle w:val="NormalWeb"/>
        <w:rPr>
          <w:rStyle w:val="Balk2Char"/>
        </w:rPr>
      </w:pPr>
      <w:r>
        <w:rPr>
          <w:rStyle w:val="Balk2Char"/>
        </w:rPr>
        <w:t xml:space="preserve">Nymeeron: God of sea </w:t>
      </w:r>
    </w:p>
    <w:p w14:paraId="17BFB8A7" w14:textId="30CA0A54" w:rsidR="00314A42" w:rsidRDefault="00314A42" w:rsidP="00C206E9">
      <w:pPr>
        <w:pStyle w:val="NormalWeb"/>
        <w:rPr>
          <w:rStyle w:val="Balk2Char"/>
        </w:rPr>
      </w:pPr>
      <w:r>
        <w:rPr>
          <w:rStyle w:val="Balk2Char"/>
        </w:rPr>
        <w:t>Hephule</w:t>
      </w:r>
      <w:r w:rsidR="00D501D8">
        <w:rPr>
          <w:rStyle w:val="Balk2Char"/>
        </w:rPr>
        <w:t xml:space="preserve">: God of </w:t>
      </w:r>
      <w:r w:rsidR="00D60F4D">
        <w:rPr>
          <w:rStyle w:val="Balk2Char"/>
        </w:rPr>
        <w:t>mountains and rocks</w:t>
      </w:r>
    </w:p>
    <w:p w14:paraId="48976498" w14:textId="4A973F90" w:rsidR="000844B2" w:rsidRPr="008740A0" w:rsidRDefault="000844B2" w:rsidP="00C206E9">
      <w:pPr>
        <w:pStyle w:val="NormalWeb"/>
        <w:rPr>
          <w:smallCaps/>
          <w:spacing w:val="5"/>
          <w:sz w:val="28"/>
          <w:szCs w:val="28"/>
        </w:rPr>
      </w:pPr>
      <w:r>
        <w:rPr>
          <w:rStyle w:val="Balk2Char"/>
        </w:rPr>
        <w:t>Hermanus: God of death</w:t>
      </w:r>
    </w:p>
    <w:p w14:paraId="3C3039CC" w14:textId="6DDEF0FF" w:rsidR="00403128" w:rsidRPr="00403128" w:rsidRDefault="00E0488D" w:rsidP="00E0488D">
      <w:pPr>
        <w:pStyle w:val="Balk2"/>
      </w:pPr>
      <w:r w:rsidRPr="00E0488D">
        <w:lastRenderedPageBreak/>
        <w:t>At first, there was just Anthepis. She decided to create a race to help her</w:t>
      </w:r>
      <w:r w:rsidR="00A37040">
        <w:t xml:space="preserve"> called aasimars</w:t>
      </w:r>
      <w:r w:rsidRPr="00E0488D">
        <w:t xml:space="preserve"> while she was carrying out her missions.</w:t>
      </w:r>
      <w:r w:rsidR="002C1CD0">
        <w:t xml:space="preserve"> Together they created the Atroksia  </w:t>
      </w:r>
      <w:r w:rsidR="00E201D5">
        <w:t xml:space="preserve">the world of living and Hamnisia the </w:t>
      </w:r>
      <w:r w:rsidR="0008408B">
        <w:t>world of the dea</w:t>
      </w:r>
      <w:r w:rsidR="00424ED2">
        <w:t>th.</w:t>
      </w:r>
      <w:r w:rsidR="00E201D5">
        <w:t xml:space="preserve"> </w:t>
      </w:r>
      <w:r w:rsidRPr="00E0488D">
        <w:t xml:space="preserve"> She allowed them to build a fortress-like city</w:t>
      </w:r>
      <w:r w:rsidR="00B05844">
        <w:t xml:space="preserve"> that was </w:t>
      </w:r>
      <w:r w:rsidR="004F3752">
        <w:t>a</w:t>
      </w:r>
      <w:r w:rsidR="00B05844">
        <w:t xml:space="preserve">lso </w:t>
      </w:r>
      <w:r w:rsidR="004F3752">
        <w:t xml:space="preserve">the only temple </w:t>
      </w:r>
      <w:r w:rsidR="00B75CF4">
        <w:t>of Athepis in the Atroksia</w:t>
      </w:r>
      <w:r w:rsidRPr="00E0488D">
        <w:t>, which was later called Mecridio on Genoh Island.</w:t>
      </w:r>
    </w:p>
    <w:p w14:paraId="21261E54" w14:textId="77777777" w:rsidR="00671FE0" w:rsidRDefault="00671FE0" w:rsidP="00671FE0">
      <w:pPr>
        <w:pStyle w:val="KonuBal"/>
      </w:pPr>
      <w:r>
        <w:t>AGES</w:t>
      </w:r>
    </w:p>
    <w:p w14:paraId="4E66407A" w14:textId="7BDF229F" w:rsidR="00635622" w:rsidRDefault="00403128" w:rsidP="00030BE7">
      <w:pPr>
        <w:pStyle w:val="Balk1"/>
      </w:pPr>
      <w:r>
        <w:t>Age of Trees</w:t>
      </w:r>
      <w:r w:rsidR="00D314AF">
        <w:t xml:space="preserve"> (1-</w:t>
      </w:r>
      <w:r w:rsidR="00E80D7D">
        <w:t>5</w:t>
      </w:r>
      <w:r w:rsidR="00D314AF">
        <w:t>04)</w:t>
      </w:r>
      <w:r w:rsidR="00635622">
        <w:t>:</w:t>
      </w:r>
    </w:p>
    <w:p w14:paraId="5E83C13F" w14:textId="0FEDC9F1" w:rsidR="00CA38CB" w:rsidRDefault="00F74B2B" w:rsidP="00F74B2B">
      <w:pPr>
        <w:pStyle w:val="Balk2"/>
      </w:pPr>
      <w:r w:rsidRPr="00F74B2B">
        <w:t>Natureldar woke up in Mugel. The elves united with the ents and fairies and founded the Tolyarin Constitutional Kingdom. The dryads founded nomadic tribes. Aasimars traveled to Mugel to inform the new folks about the creation and the world.</w:t>
      </w:r>
    </w:p>
    <w:p w14:paraId="418E54B7" w14:textId="77777777" w:rsidR="00F74B2B" w:rsidRPr="00F74B2B" w:rsidRDefault="00F74B2B" w:rsidP="00F74B2B"/>
    <w:p w14:paraId="7F99882B" w14:textId="4B051058" w:rsidR="00A44E0E" w:rsidRDefault="008A6629" w:rsidP="00030BE7">
      <w:pPr>
        <w:pStyle w:val="Balk1"/>
      </w:pPr>
      <w:r>
        <w:t>Age of sprıng</w:t>
      </w:r>
      <w:r w:rsidR="00D314AF">
        <w:t xml:space="preserve"> (</w:t>
      </w:r>
      <w:r w:rsidR="00E80D7D">
        <w:t>5</w:t>
      </w:r>
      <w:r w:rsidR="00FA57AB">
        <w:t>05-13</w:t>
      </w:r>
      <w:r w:rsidR="00D314AF">
        <w:t>76</w:t>
      </w:r>
      <w:r w:rsidR="00635622">
        <w:t>):</w:t>
      </w:r>
      <w:r w:rsidR="00B92F9E">
        <w:t xml:space="preserve"> </w:t>
      </w:r>
    </w:p>
    <w:p w14:paraId="51BA6AA5" w14:textId="2C3A1FF3" w:rsidR="00CA38CB" w:rsidRDefault="00491212" w:rsidP="00FF2BF3">
      <w:pPr>
        <w:pStyle w:val="Balk2"/>
      </w:pPr>
      <w:r w:rsidRPr="00491212">
        <w:t>The elves were divided into two groups: high elves and wood elves, and they left Tolyarin. The high elves migrated to Wetan and founded Asphara, while the wood elves and dryads migrated to Vandar and founded Artalion. However, the dryads preferred not to preserve their nomadic culture; instead, they built a city in the trees out of wood. The ents and fairies who remained in Mugel founded Funtunia. The third king of Asphara, Elion, married the descendant of the head aasimar. Their second son founded the Council of the Sun in the south of Genoh</w:t>
      </w:r>
      <w:r w:rsidR="00F44691">
        <w:t xml:space="preserve"> island</w:t>
      </w:r>
      <w:r w:rsidRPr="00491212">
        <w:t xml:space="preserve">. </w:t>
      </w:r>
      <w:r w:rsidR="00FF50D6">
        <w:t xml:space="preserve">The purpose of the Council was to unite all of the </w:t>
      </w:r>
      <w:r w:rsidR="00737EB8">
        <w:t>priests,</w:t>
      </w:r>
      <w:r w:rsidR="00980457">
        <w:t xml:space="preserve"> sorcerers and alchemists.</w:t>
      </w:r>
      <w:r w:rsidR="006C0FED">
        <w:t xml:space="preserve"> </w:t>
      </w:r>
      <w:r w:rsidRPr="00491212">
        <w:t>All races lived in peace.</w:t>
      </w:r>
    </w:p>
    <w:p w14:paraId="078C3822" w14:textId="77777777" w:rsidR="00FF2BF3" w:rsidRPr="00FF2BF3" w:rsidRDefault="00FF2BF3" w:rsidP="00FF2BF3"/>
    <w:p w14:paraId="779A19E6" w14:textId="77777777" w:rsidR="00A44E0E" w:rsidRDefault="00D314AF" w:rsidP="00030BE7">
      <w:pPr>
        <w:pStyle w:val="Balk1"/>
      </w:pPr>
      <w:r>
        <w:t>Age of rocks (</w:t>
      </w:r>
      <w:r w:rsidR="00FA57AB">
        <w:t>1377-22</w:t>
      </w:r>
      <w:r w:rsidR="00C10D7B">
        <w:t>03</w:t>
      </w:r>
      <w:r w:rsidR="00A44E0E">
        <w:t>):</w:t>
      </w:r>
    </w:p>
    <w:p w14:paraId="593D0EF7" w14:textId="7DB0DB08" w:rsidR="00CA38CB" w:rsidRDefault="003F5817" w:rsidP="003F5817">
      <w:pPr>
        <w:pStyle w:val="Balk2"/>
      </w:pPr>
      <w:r w:rsidRPr="003F5817">
        <w:t xml:space="preserve">Druedain and Aledain awoke in the southern Vandar. While the dwarves stayed and founded the Kadaht, men and halflings went north and founded Dwalingrad. Satyrs went further north than the Dwalingradians and founded Tranagorm. Later, the Artalionian king appointed a group of explorers to invite the Secondborn to Artalion. The elven explorers invited the Dwalingradians and some of the satyrs to Artalion, promising the uninhabited lands of Wetan. They accepted the offer and headed north, later migrating to Wetan with trade ships between Artalion and Asphara. When they left Dwalingrad, the Kadaht dwarves </w:t>
      </w:r>
      <w:r w:rsidRPr="003F5817">
        <w:lastRenderedPageBreak/>
        <w:t>burned the rain forests of Dwalingrad. The strict rules of the high elves did not sit well with the Newborns, whom they considered inferior to themselves, so they arrested them and exiled them to the south of Wetan. Halflings and men of the mountains who settled in the mountains of central Wetan founded Athaiand. Men of Tusken, who settled in the deserts of southern Wetan, founded Kiriñe. The men of the Isles discovered new places with the satyrs who came to Wetan. They called this continent Trachy, which means "islands" in their own language, and later settled on this new continent, founding Dagorazulv. The Council of Crows was established in the Haven of Endunae</w:t>
      </w:r>
      <w:r w:rsidR="000D3F81">
        <w:t xml:space="preserve"> </w:t>
      </w:r>
      <w:r w:rsidR="000D3F81" w:rsidRPr="00274673">
        <w:t xml:space="preserve">by the kıng </w:t>
      </w:r>
      <w:r w:rsidR="00C93BB1" w:rsidRPr="00274673">
        <w:t xml:space="preserve"> </w:t>
      </w:r>
      <w:r w:rsidR="0078452E" w:rsidRPr="00274673">
        <w:t xml:space="preserve">Barcıus </w:t>
      </w:r>
      <w:r w:rsidR="000D3F81" w:rsidRPr="00274673">
        <w:t>of Athaıand</w:t>
      </w:r>
      <w:r w:rsidRPr="00274673">
        <w:t>.</w:t>
      </w:r>
      <w:r w:rsidR="00980457" w:rsidRPr="00274673">
        <w:t xml:space="preserve"> </w:t>
      </w:r>
      <w:r w:rsidR="001E1048" w:rsidRPr="00274673">
        <w:t>The council included a delegate from e</w:t>
      </w:r>
      <w:r w:rsidR="00274673" w:rsidRPr="00274673">
        <w:t>ach</w:t>
      </w:r>
      <w:r w:rsidR="001E1048" w:rsidRPr="00274673">
        <w:t xml:space="preserve"> country or organization in the Athaiand</w:t>
      </w:r>
      <w:r w:rsidR="0074502E" w:rsidRPr="00274673">
        <w:t xml:space="preserve"> and their purpose was to </w:t>
      </w:r>
      <w:r w:rsidR="003B1CD9" w:rsidRPr="00274673">
        <w:t>make</w:t>
      </w:r>
      <w:r w:rsidR="0074502E" w:rsidRPr="00274673">
        <w:t xml:space="preserve"> decisions </w:t>
      </w:r>
      <w:r w:rsidR="003B1CD9" w:rsidRPr="00274673">
        <w:t>about international issues</w:t>
      </w:r>
      <w:r w:rsidR="00274673" w:rsidRPr="00274673">
        <w:t xml:space="preserve"> and maintain peace among the world</w:t>
      </w:r>
      <w:r w:rsidR="00EE683E" w:rsidRPr="00274673">
        <w:t>.</w:t>
      </w:r>
      <w:r w:rsidR="001E1048">
        <w:t xml:space="preserve"> </w:t>
      </w:r>
    </w:p>
    <w:p w14:paraId="3ADD7DA6" w14:textId="77777777" w:rsidR="003F5817" w:rsidRDefault="003F5817" w:rsidP="00CA38CB"/>
    <w:p w14:paraId="5DEC7FB4" w14:textId="49B88588" w:rsidR="00CE2988" w:rsidRDefault="00506A40" w:rsidP="00030BE7">
      <w:pPr>
        <w:pStyle w:val="Balk1"/>
      </w:pPr>
      <w:r>
        <w:t>Age of</w:t>
      </w:r>
      <w:r w:rsidR="000C0109">
        <w:t xml:space="preserve"> Savagery</w:t>
      </w:r>
      <w:r w:rsidR="00E209F9">
        <w:t>(2204-</w:t>
      </w:r>
      <w:r w:rsidR="00B05EB4">
        <w:t>:</w:t>
      </w:r>
    </w:p>
    <w:p w14:paraId="479D589C" w14:textId="19CFDE64" w:rsidR="00CE0A5E" w:rsidRDefault="00577204" w:rsidP="00466C00">
      <w:pPr>
        <w:pStyle w:val="Balk2"/>
      </w:pPr>
      <w:r>
        <w:t>The Artalionian elves banished the dryads because they wanted to gain the sympathy of the Aspharans. The dryads migrated to Tranagorm. The government of Tranagorm welcomed the dryads, who were mostly female, as the males were mostly killed in tribal wars, and most of the female satyrs were resettled in Trachy. So, they formed an alliance to prevent the extinction of both species. But by the miracle of Anthepis, both races were able to remain separate, even if they bred together (female: dryad, male: satyr).</w:t>
      </w:r>
    </w:p>
    <w:p w14:paraId="3A3227DF" w14:textId="77777777" w:rsidR="00CE0A5E" w:rsidRDefault="00CE0A5E" w:rsidP="00DD0154">
      <w:pPr>
        <w:pStyle w:val="Balk2"/>
      </w:pPr>
      <w:r>
        <w:t>The Kingdom of Asphara and Political Tensions:</w:t>
      </w:r>
    </w:p>
    <w:p w14:paraId="3E76B6FF" w14:textId="3DE266BB" w:rsidR="00CE0A5E" w:rsidRDefault="00190153" w:rsidP="00DD0154">
      <w:pPr>
        <w:pStyle w:val="Balk2"/>
      </w:pPr>
      <w:r w:rsidRPr="00190153">
        <w:t xml:space="preserve">The Council of Crows operates from the Haven of Endunae in Mesowetan, acting as peacekeepers in the situations of rising tensions. Although their goal is mediation, their proximity to Asphara puts them in constant conflict with the high elves. </w:t>
      </w:r>
      <w:r w:rsidR="00CE0A5E">
        <w:t>Asphara, a kingdom of high elves, was once a dominant power in the continent of Wetan. King Elion II, who</w:t>
      </w:r>
      <w:r w:rsidR="00542A9E">
        <w:t xml:space="preserve"> comes from </w:t>
      </w:r>
      <w:r w:rsidR="00CE0A5E">
        <w:t>a celestial</w:t>
      </w:r>
      <w:r w:rsidR="007821C4">
        <w:t xml:space="preserve"> bloodline</w:t>
      </w:r>
      <w:r w:rsidR="00367B13">
        <w:t xml:space="preserve"> force</w:t>
      </w:r>
      <w:r w:rsidR="003B50B2">
        <w:t xml:space="preserve">d </w:t>
      </w:r>
      <w:r w:rsidR="00367B13">
        <w:t>the Artalionian king</w:t>
      </w:r>
      <w:r w:rsidR="0086439C">
        <w:t xml:space="preserve"> </w:t>
      </w:r>
      <w:r w:rsidR="0086439C" w:rsidRPr="0086439C">
        <w:t>Thaliondir</w:t>
      </w:r>
      <w:r w:rsidR="0086439C">
        <w:t xml:space="preserve"> to </w:t>
      </w:r>
      <w:r w:rsidR="00177999">
        <w:t>exile the dryads to Tranagorm</w:t>
      </w:r>
      <w:r w:rsidR="00CE0A5E">
        <w:t xml:space="preserve">. </w:t>
      </w:r>
      <w:r w:rsidR="00AC6462">
        <w:t xml:space="preserve">A </w:t>
      </w:r>
      <w:r w:rsidR="00463DBC">
        <w:t xml:space="preserve">group of elven rebelions against the </w:t>
      </w:r>
      <w:r w:rsidR="00D07FBD">
        <w:t xml:space="preserve">Aspharan </w:t>
      </w:r>
      <w:r w:rsidR="00356974">
        <w:t xml:space="preserve">syphatizers started a coup in Gul Blenon. </w:t>
      </w:r>
      <w:r w:rsidR="00E9487D">
        <w:t xml:space="preserve">They </w:t>
      </w:r>
      <w:r w:rsidR="006A3FAF">
        <w:t>beheaded</w:t>
      </w:r>
      <w:r w:rsidR="00E9487D">
        <w:t xml:space="preserve"> the King Thaliondir</w:t>
      </w:r>
      <w:r w:rsidR="002D162B">
        <w:t>.</w:t>
      </w:r>
      <w:r w:rsidR="00E9487D">
        <w:t xml:space="preserve"> </w:t>
      </w:r>
      <w:r w:rsidR="006A3FAF" w:rsidRPr="006A3FAF">
        <w:t xml:space="preserve">Eryndor </w:t>
      </w:r>
      <w:r w:rsidR="002D162B">
        <w:t>the leader of the coup became the new king of Artalion</w:t>
      </w:r>
      <w:r w:rsidR="00B77160">
        <w:t>.</w:t>
      </w:r>
      <w:r w:rsidR="002679ED">
        <w:t xml:space="preserve"> </w:t>
      </w:r>
      <w:r w:rsidR="00CE0A5E">
        <w:t>Queen Elira pushes for an alliance with Artalion to restore unity, but traditionalists like Lord Thalion fear it will weaken Asphara’s power.</w:t>
      </w:r>
      <w:r w:rsidR="00BC23B0">
        <w:t xml:space="preserve"> </w:t>
      </w:r>
      <w:r w:rsidR="00CE0A5E">
        <w:t>Under King</w:t>
      </w:r>
      <w:r w:rsidR="00B77160" w:rsidRPr="00B77160">
        <w:t xml:space="preserve"> Eryndor</w:t>
      </w:r>
      <w:r w:rsidR="00CE0A5E">
        <w:t xml:space="preserve">, Artalion, grows defiant against Asphara's dominance. The formation of the Alliance of the Greenroot, including the dryads and satyrs, pushes for the reclamation of Ferdonan and a return to </w:t>
      </w:r>
      <w:r w:rsidR="00CE0A5E">
        <w:lastRenderedPageBreak/>
        <w:t>nature-focused ways, setting the stage for potential war.</w:t>
      </w:r>
      <w:r w:rsidR="006257EA">
        <w:t xml:space="preserve"> </w:t>
      </w:r>
      <w:r w:rsidR="00CE0A5E">
        <w:t>The sacred city of Funtunia, home to the ents and fairies, becomes a casualty in the brewing conflict. Queen Lunara’s attempts at peace are thwarted by Lord Thalion’s destruction of the city</w:t>
      </w:r>
      <w:r w:rsidR="00DE2718">
        <w:t xml:space="preserve"> and</w:t>
      </w:r>
      <w:r w:rsidR="00DE2718" w:rsidRPr="00DE2718">
        <w:t xml:space="preserve"> </w:t>
      </w:r>
      <w:r w:rsidR="00DE2718">
        <w:t>t</w:t>
      </w:r>
      <w:r w:rsidR="00DE2718" w:rsidRPr="00DE2718">
        <w:t>he assassination of Ambassador Alaric of Artalion in Lorien, Asphara’s capital, marks the failure of diplomacy and forces the Council to adopt more direct actions in the war.</w:t>
      </w:r>
      <w:r w:rsidR="00CE0A5E">
        <w:t xml:space="preserve"> escalating tensions between the elven factions.</w:t>
      </w:r>
      <w:r w:rsidR="006257EA">
        <w:t xml:space="preserve"> </w:t>
      </w:r>
      <w:r w:rsidR="00CE0A5E">
        <w:t>The dryads, led by Matriarch Sylra,</w:t>
      </w:r>
      <w:r w:rsidR="000C0109">
        <w:t xml:space="preserve"> </w:t>
      </w:r>
      <w:r w:rsidR="00C25A99">
        <w:t xml:space="preserve">formed an allience with the corsairs of </w:t>
      </w:r>
      <w:r w:rsidR="00CF3C0E">
        <w:t>Trachy</w:t>
      </w:r>
      <w:r w:rsidR="00156B80">
        <w:t>. Later the c</w:t>
      </w:r>
      <w:r w:rsidR="00CD45F7">
        <w:t>orsairs</w:t>
      </w:r>
      <w:r w:rsidR="00CE0A5E">
        <w:t xml:space="preserve"> launch</w:t>
      </w:r>
      <w:r w:rsidR="00CD45F7">
        <w:t>ed</w:t>
      </w:r>
      <w:r w:rsidR="00CE0A5E">
        <w:t xml:space="preserve"> attacks on Aspharan trade routes</w:t>
      </w:r>
      <w:r w:rsidR="007910B7">
        <w:t>.</w:t>
      </w:r>
    </w:p>
    <w:p w14:paraId="09685DF7" w14:textId="6BF0E190" w:rsidR="00CE0A5E" w:rsidRDefault="00CE0A5E" w:rsidP="00DD0154">
      <w:pPr>
        <w:pStyle w:val="Balk2"/>
      </w:pPr>
      <w:r>
        <w:t>The War of Roots and Stones</w:t>
      </w:r>
      <w:r w:rsidR="00815ABE">
        <w:t xml:space="preserve"> (Dagor Tindon </w:t>
      </w:r>
      <w:r w:rsidR="0082263B">
        <w:t>se Alqua</w:t>
      </w:r>
      <w:r w:rsidR="0063022B">
        <w:t>)</w:t>
      </w:r>
      <w:r>
        <w:t>:</w:t>
      </w:r>
    </w:p>
    <w:p w14:paraId="03E970A0" w14:textId="6D15EA6A" w:rsidR="00CE0A5E" w:rsidRDefault="00CE0A5E" w:rsidP="00DD0154">
      <w:pPr>
        <w:pStyle w:val="Balk2"/>
      </w:pPr>
      <w:r>
        <w:t xml:space="preserve">The war breaks out between Asphara and Artalion, with the dryads and satyrs fueling the rebellion. The dwarves </w:t>
      </w:r>
      <w:r w:rsidR="00F21F6C">
        <w:t xml:space="preserve">form a secret alliance </w:t>
      </w:r>
      <w:r>
        <w:t>with Asphara</w:t>
      </w:r>
      <w:r w:rsidR="00945BBE">
        <w:t>.</w:t>
      </w:r>
      <w:r w:rsidR="00F21F6C">
        <w:t xml:space="preserve"> During the war all of the </w:t>
      </w:r>
      <w:ins w:id="0" w:author="Microsoft Word" w:date="2025-02-16T13:25:00Z" w16du:dateUtc="2025-02-16T10:25:00Z">
        <w:r w:rsidR="00D332E0">
          <w:t>armies of Artalion</w:t>
        </w:r>
      </w:ins>
      <w:r w:rsidR="00D56E34">
        <w:t xml:space="preserve">, </w:t>
      </w:r>
      <w:ins w:id="1" w:author="Microsoft Word" w:date="2025-02-16T13:25:00Z" w16du:dateUtc="2025-02-16T10:25:00Z">
        <w:r w:rsidR="00D332E0">
          <w:t>Tranagorm</w:t>
        </w:r>
      </w:ins>
      <w:r w:rsidR="00D56E34">
        <w:t xml:space="preserve"> and </w:t>
      </w:r>
      <w:r w:rsidR="000B79E6">
        <w:t>the Corsairs of Trachy</w:t>
      </w:r>
      <w:ins w:id="2" w:author="Microsoft Word" w:date="2025-02-16T13:25:00Z" w16du:dateUtc="2025-02-16T10:25:00Z">
        <w:r w:rsidR="00D332E0">
          <w:t xml:space="preserve"> were in Mugel</w:t>
        </w:r>
      </w:ins>
      <w:r w:rsidR="008E285E">
        <w:t>,</w:t>
      </w:r>
      <w:ins w:id="3" w:author="Microsoft Word" w:date="2025-02-16T13:25:00Z" w16du:dateUtc="2025-02-16T10:25:00Z">
        <w:r w:rsidR="00D332E0">
          <w:t xml:space="preserve"> fighting with Asphara</w:t>
        </w:r>
        <w:r w:rsidR="00017575">
          <w:t>.</w:t>
        </w:r>
      </w:ins>
      <w:r w:rsidR="00557B90">
        <w:t xml:space="preserve"> But during the war the corsairs left the battlefie</w:t>
      </w:r>
      <w:r w:rsidR="00980B63">
        <w:t>ld. That is why the Greenroot</w:t>
      </w:r>
      <w:r w:rsidR="00DC1AC5">
        <w:t xml:space="preserve"> was mostly damaged </w:t>
      </w:r>
      <w:r w:rsidR="006C39DB">
        <w:t>even though they had won the war.</w:t>
      </w:r>
      <w:ins w:id="4" w:author="Microsoft Word" w:date="2025-02-16T13:25:00Z" w16du:dateUtc="2025-02-16T10:25:00Z">
        <w:r w:rsidR="00017575">
          <w:t xml:space="preserve"> </w:t>
        </w:r>
      </w:ins>
      <w:r w:rsidR="009262E4">
        <w:t>Later</w:t>
      </w:r>
      <w:ins w:id="5" w:author="Microsoft Word" w:date="2025-02-16T13:25:00Z" w16du:dateUtc="2025-02-16T10:25:00Z">
        <w:r w:rsidR="00017575">
          <w:t xml:space="preserve"> the Kadathian forces atta</w:t>
        </w:r>
      </w:ins>
      <w:r w:rsidR="00FA5D8B">
        <w:t>ck</w:t>
      </w:r>
      <w:r w:rsidR="00412028">
        <w:t>ed</w:t>
      </w:r>
      <w:r w:rsidR="007F61A8">
        <w:t xml:space="preserve"> Oblask and Gul Blenon</w:t>
      </w:r>
      <w:r w:rsidR="00A33946">
        <w:t>, they were able to destruct and corrupt the cities with no effort</w:t>
      </w:r>
      <w:r w:rsidR="00ED01D7">
        <w:t>.</w:t>
      </w:r>
      <w:r w:rsidR="00412028">
        <w:t xml:space="preserve"> After the war in the mugel </w:t>
      </w:r>
      <w:r w:rsidR="00D14CD4">
        <w:t>when the greenrott finnally arrived at gul blenon they saw the other half of the Asphran army</w:t>
      </w:r>
      <w:r w:rsidR="00FD4082">
        <w:t>,</w:t>
      </w:r>
      <w:r w:rsidR="00D14CD4">
        <w:t xml:space="preserve"> Kadathian forces</w:t>
      </w:r>
      <w:r w:rsidR="00FD4082">
        <w:t xml:space="preserve"> and the destructed city of Gul Blenon</w:t>
      </w:r>
      <w:r w:rsidR="00AF1485">
        <w:t>. Later the Greenroot armies were destroyed</w:t>
      </w:r>
      <w:r w:rsidR="00236A07">
        <w:t>.</w:t>
      </w:r>
    </w:p>
    <w:p w14:paraId="29C13BF5" w14:textId="77777777" w:rsidR="00577204" w:rsidRDefault="00577204" w:rsidP="00577204"/>
    <w:p w14:paraId="7525EDA2" w14:textId="77777777" w:rsidR="00577204" w:rsidRDefault="00577204" w:rsidP="00577204"/>
    <w:p w14:paraId="43A5C3DB" w14:textId="77777777" w:rsidR="003F5817" w:rsidRPr="003F5817" w:rsidRDefault="003F5817" w:rsidP="003F5817"/>
    <w:p w14:paraId="37DC18EB" w14:textId="77777777" w:rsidR="0056508A" w:rsidRDefault="0056508A" w:rsidP="0056508A">
      <w:pPr>
        <w:pStyle w:val="KonuBal"/>
      </w:pPr>
      <w:r>
        <w:t>RACES</w:t>
      </w:r>
    </w:p>
    <w:p w14:paraId="1893167D" w14:textId="0311F5B2" w:rsidR="00A27E9B" w:rsidRDefault="00A27E9B" w:rsidP="0056508A">
      <w:pPr>
        <w:pStyle w:val="Balk1"/>
      </w:pPr>
      <w:r>
        <w:t>Aasimar</w:t>
      </w:r>
    </w:p>
    <w:p w14:paraId="7A0A5879" w14:textId="57058828" w:rsidR="00A27E9B" w:rsidRDefault="00A27E9B" w:rsidP="0056508A">
      <w:pPr>
        <w:pStyle w:val="Balk1"/>
      </w:pPr>
      <w:r>
        <w:rPr>
          <w:noProof/>
        </w:rPr>
        <w:lastRenderedPageBreak/>
        <w:drawing>
          <wp:inline distT="0" distB="0" distL="0" distR="0" wp14:anchorId="3A730490" wp14:editId="05A6BE4B">
            <wp:extent cx="1554480" cy="1970664"/>
            <wp:effectExtent l="0" t="0" r="7620" b="0"/>
            <wp:docPr id="3033458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5216" cy="2022307"/>
                    </a:xfrm>
                    <a:prstGeom prst="rect">
                      <a:avLst/>
                    </a:prstGeom>
                    <a:noFill/>
                  </pic:spPr>
                </pic:pic>
              </a:graphicData>
            </a:graphic>
          </wp:inline>
        </w:drawing>
      </w:r>
    </w:p>
    <w:p w14:paraId="4885FDA3" w14:textId="03D814CE" w:rsidR="001C43EB" w:rsidRDefault="00975DE0" w:rsidP="0056508A">
      <w:pPr>
        <w:pStyle w:val="Balk1"/>
      </w:pPr>
      <w:r>
        <w:t>NATURELDAR:</w:t>
      </w:r>
    </w:p>
    <w:p w14:paraId="11B4CFBB" w14:textId="0F11A63A" w:rsidR="0056508A" w:rsidRDefault="0056508A" w:rsidP="0056508A">
      <w:pPr>
        <w:pStyle w:val="Balk1"/>
      </w:pPr>
      <w:r>
        <w:t>Elves</w:t>
      </w:r>
    </w:p>
    <w:p w14:paraId="60920309" w14:textId="77777777" w:rsidR="0056508A" w:rsidRDefault="0056508A" w:rsidP="0056508A">
      <w:r>
        <w:rPr>
          <w:noProof/>
          <w:lang w:eastAsia="tr-TR"/>
        </w:rPr>
        <w:drawing>
          <wp:inline distT="0" distB="0" distL="0" distR="0" wp14:anchorId="0BB29D46" wp14:editId="2237E662">
            <wp:extent cx="1247404" cy="16008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8025" cy="1627299"/>
                    </a:xfrm>
                    <a:prstGeom prst="rect">
                      <a:avLst/>
                    </a:prstGeom>
                    <a:noFill/>
                  </pic:spPr>
                </pic:pic>
              </a:graphicData>
            </a:graphic>
          </wp:inline>
        </w:drawing>
      </w:r>
      <w:r>
        <w:t xml:space="preserve"> </w:t>
      </w:r>
      <w:r>
        <w:rPr>
          <w:noProof/>
          <w:lang w:eastAsia="tr-TR"/>
        </w:rPr>
        <w:drawing>
          <wp:inline distT="0" distB="0" distL="0" distR="0" wp14:anchorId="6A1ED65D" wp14:editId="558DFDE4">
            <wp:extent cx="1190625" cy="160383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1442904" cy="1943668"/>
                    </a:xfrm>
                    <a:prstGeom prst="rect">
                      <a:avLst/>
                    </a:prstGeom>
                    <a:noFill/>
                  </pic:spPr>
                </pic:pic>
              </a:graphicData>
            </a:graphic>
          </wp:inline>
        </w:drawing>
      </w:r>
    </w:p>
    <w:p w14:paraId="5C8B62C2" w14:textId="77777777" w:rsidR="0056508A" w:rsidRDefault="0056508A" w:rsidP="0056508A">
      <w:pPr>
        <w:pStyle w:val="Balk2"/>
      </w:pPr>
      <w:r>
        <w:t>Wood elves             Hıgh elves</w:t>
      </w:r>
    </w:p>
    <w:p w14:paraId="6A589B4B" w14:textId="4D55E2BA" w:rsidR="0056508A" w:rsidRPr="0056508A" w:rsidRDefault="0056508A" w:rsidP="0056508A">
      <w:pPr>
        <w:pStyle w:val="Balk1"/>
      </w:pPr>
      <w:r>
        <w:t>Ents</w:t>
      </w:r>
    </w:p>
    <w:p w14:paraId="644A7EE2" w14:textId="77777777" w:rsidR="0056508A" w:rsidRPr="0056508A" w:rsidRDefault="0056508A" w:rsidP="0056508A">
      <w:r>
        <w:rPr>
          <w:noProof/>
          <w:lang w:eastAsia="tr-TR"/>
        </w:rPr>
        <w:drawing>
          <wp:inline distT="0" distB="0" distL="0" distR="0" wp14:anchorId="5BF75890" wp14:editId="4351E7D3">
            <wp:extent cx="1343131" cy="153035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8152" cy="1558859"/>
                    </a:xfrm>
                    <a:prstGeom prst="rect">
                      <a:avLst/>
                    </a:prstGeom>
                    <a:noFill/>
                  </pic:spPr>
                </pic:pic>
              </a:graphicData>
            </a:graphic>
          </wp:inline>
        </w:drawing>
      </w:r>
    </w:p>
    <w:p w14:paraId="18F2A0DC" w14:textId="2B1E424C" w:rsidR="00403128" w:rsidRDefault="00740248" w:rsidP="0056508A">
      <w:pPr>
        <w:pStyle w:val="Balk1"/>
      </w:pPr>
      <w:bookmarkStart w:id="6" w:name="_Hlk181291621"/>
      <w:r>
        <w:t>Dryad</w:t>
      </w:r>
      <w:bookmarkEnd w:id="6"/>
      <w:r w:rsidR="00804E2A">
        <w:t>s</w:t>
      </w:r>
    </w:p>
    <w:p w14:paraId="2F11DBF5" w14:textId="77777777" w:rsidR="0056508A" w:rsidRDefault="0056508A" w:rsidP="0056508A">
      <w:r>
        <w:rPr>
          <w:noProof/>
          <w:lang w:eastAsia="tr-TR"/>
        </w:rPr>
        <w:lastRenderedPageBreak/>
        <w:drawing>
          <wp:inline distT="0" distB="0" distL="0" distR="0" wp14:anchorId="6B66B6E8" wp14:editId="383754E2">
            <wp:extent cx="1158032" cy="1809115"/>
            <wp:effectExtent l="0" t="0" r="4445"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4835" cy="1850987"/>
                    </a:xfrm>
                    <a:prstGeom prst="rect">
                      <a:avLst/>
                    </a:prstGeom>
                    <a:noFill/>
                  </pic:spPr>
                </pic:pic>
              </a:graphicData>
            </a:graphic>
          </wp:inline>
        </w:drawing>
      </w:r>
    </w:p>
    <w:p w14:paraId="5B301D25" w14:textId="60CF3BAA" w:rsidR="0056508A" w:rsidRDefault="0056508A" w:rsidP="0056508A">
      <w:pPr>
        <w:pStyle w:val="Balk1"/>
      </w:pPr>
      <w:r>
        <w:t>Faırıes</w:t>
      </w:r>
    </w:p>
    <w:p w14:paraId="5FDAF7CB" w14:textId="77777777" w:rsidR="0056508A" w:rsidRDefault="0056508A" w:rsidP="0056508A">
      <w:r>
        <w:rPr>
          <w:noProof/>
          <w:lang w:eastAsia="tr-TR"/>
        </w:rPr>
        <w:drawing>
          <wp:inline distT="0" distB="0" distL="0" distR="0" wp14:anchorId="2F6266CE" wp14:editId="3DC023AA">
            <wp:extent cx="1122045" cy="895985"/>
            <wp:effectExtent l="0" t="0" r="190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2045" cy="895985"/>
                    </a:xfrm>
                    <a:prstGeom prst="rect">
                      <a:avLst/>
                    </a:prstGeom>
                    <a:noFill/>
                  </pic:spPr>
                </pic:pic>
              </a:graphicData>
            </a:graphic>
          </wp:inline>
        </w:drawing>
      </w:r>
    </w:p>
    <w:p w14:paraId="66C7FB6A" w14:textId="13A2C35C" w:rsidR="001C43EB" w:rsidRDefault="001C43EB" w:rsidP="00570331">
      <w:pPr>
        <w:pStyle w:val="Balk1"/>
      </w:pPr>
      <w:r>
        <w:t>AULEDAIN</w:t>
      </w:r>
      <w:r w:rsidR="00975DE0">
        <w:t>:</w:t>
      </w:r>
    </w:p>
    <w:p w14:paraId="6E612167" w14:textId="41FECB3F" w:rsidR="00570331" w:rsidRDefault="003D7528" w:rsidP="00570331">
      <w:pPr>
        <w:pStyle w:val="Balk1"/>
      </w:pPr>
      <w:r>
        <w:t>Satyrs</w:t>
      </w:r>
    </w:p>
    <w:p w14:paraId="0407616E" w14:textId="5FFBADC7" w:rsidR="00E913EC" w:rsidRPr="00622895" w:rsidRDefault="0041407F" w:rsidP="00622895">
      <w:r>
        <w:rPr>
          <w:noProof/>
          <w:lang w:eastAsia="tr-TR"/>
        </w:rPr>
        <w:drawing>
          <wp:inline distT="0" distB="0" distL="0" distR="0" wp14:anchorId="4A4306B7" wp14:editId="6BB8BA2F">
            <wp:extent cx="1198936" cy="1590675"/>
            <wp:effectExtent l="0" t="0" r="127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198936" cy="1590675"/>
                    </a:xfrm>
                    <a:prstGeom prst="rect">
                      <a:avLst/>
                    </a:prstGeom>
                    <a:noFill/>
                  </pic:spPr>
                </pic:pic>
              </a:graphicData>
            </a:graphic>
          </wp:inline>
        </w:drawing>
      </w:r>
    </w:p>
    <w:p w14:paraId="4BE5393D" w14:textId="4840C968" w:rsidR="00D86BC9" w:rsidRPr="00D86BC9" w:rsidRDefault="0041407F" w:rsidP="00D86BC9">
      <w:pPr>
        <w:pStyle w:val="Balk1"/>
      </w:pPr>
      <w:r>
        <w:t>Dwarves</w:t>
      </w:r>
    </w:p>
    <w:p w14:paraId="248220F8" w14:textId="77777777" w:rsidR="0041407F" w:rsidRDefault="0041407F" w:rsidP="0041407F">
      <w:r>
        <w:rPr>
          <w:noProof/>
          <w:lang w:eastAsia="tr-TR"/>
        </w:rPr>
        <w:drawing>
          <wp:inline distT="0" distB="0" distL="0" distR="0" wp14:anchorId="261477B7" wp14:editId="40D02D9C">
            <wp:extent cx="1580439" cy="2370455"/>
            <wp:effectExtent l="0" t="0" r="127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012" cy="2399812"/>
                    </a:xfrm>
                    <a:prstGeom prst="rect">
                      <a:avLst/>
                    </a:prstGeom>
                    <a:noFill/>
                  </pic:spPr>
                </pic:pic>
              </a:graphicData>
            </a:graphic>
          </wp:inline>
        </w:drawing>
      </w:r>
    </w:p>
    <w:p w14:paraId="2E45A354" w14:textId="38D84363" w:rsidR="00257A6C" w:rsidRDefault="00D35F2A" w:rsidP="0087083A">
      <w:pPr>
        <w:pStyle w:val="Balk1"/>
      </w:pPr>
      <w:r>
        <w:lastRenderedPageBreak/>
        <w:t>DRUEDAIN:</w:t>
      </w:r>
    </w:p>
    <w:p w14:paraId="2F379A6B" w14:textId="0AB07358" w:rsidR="0087083A" w:rsidRDefault="0087083A" w:rsidP="0087083A">
      <w:pPr>
        <w:pStyle w:val="Balk1"/>
      </w:pPr>
      <w:r>
        <w:t>Men</w:t>
      </w:r>
    </w:p>
    <w:p w14:paraId="032BC9ED" w14:textId="77777777" w:rsidR="00321BFC" w:rsidRDefault="0087083A" w:rsidP="0087083A">
      <w:r>
        <w:rPr>
          <w:noProof/>
          <w:lang w:eastAsia="tr-TR"/>
        </w:rPr>
        <w:drawing>
          <wp:inline distT="0" distB="0" distL="0" distR="0" wp14:anchorId="76DCCB72" wp14:editId="0D72A1E7">
            <wp:extent cx="1607884" cy="244729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087" cy="2458254"/>
                    </a:xfrm>
                    <a:prstGeom prst="rect">
                      <a:avLst/>
                    </a:prstGeom>
                    <a:noFill/>
                  </pic:spPr>
                </pic:pic>
              </a:graphicData>
            </a:graphic>
          </wp:inline>
        </w:drawing>
      </w:r>
      <w:r>
        <w:t xml:space="preserve"> </w:t>
      </w:r>
      <w:r>
        <w:rPr>
          <w:noProof/>
          <w:lang w:eastAsia="tr-TR"/>
        </w:rPr>
        <w:drawing>
          <wp:inline distT="0" distB="0" distL="0" distR="0" wp14:anchorId="161B0CB7" wp14:editId="01B9C16F">
            <wp:extent cx="1476664" cy="2436495"/>
            <wp:effectExtent l="0" t="0" r="9525"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4847" cy="2449996"/>
                    </a:xfrm>
                    <a:prstGeom prst="rect">
                      <a:avLst/>
                    </a:prstGeom>
                    <a:noFill/>
                  </pic:spPr>
                </pic:pic>
              </a:graphicData>
            </a:graphic>
          </wp:inline>
        </w:drawing>
      </w:r>
      <w:r>
        <w:t xml:space="preserve">  </w:t>
      </w:r>
      <w:r>
        <w:rPr>
          <w:noProof/>
          <w:lang w:eastAsia="tr-TR"/>
        </w:rPr>
        <w:drawing>
          <wp:inline distT="0" distB="0" distL="0" distR="0" wp14:anchorId="04517118" wp14:editId="4E3E80BC">
            <wp:extent cx="1633786" cy="2226310"/>
            <wp:effectExtent l="0" t="0" r="508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1240" cy="2236467"/>
                    </a:xfrm>
                    <a:prstGeom prst="rect">
                      <a:avLst/>
                    </a:prstGeom>
                    <a:noFill/>
                  </pic:spPr>
                </pic:pic>
              </a:graphicData>
            </a:graphic>
          </wp:inline>
        </w:drawing>
      </w:r>
    </w:p>
    <w:p w14:paraId="41EE2E6A" w14:textId="563F4898" w:rsidR="00321BFC" w:rsidRDefault="00457721" w:rsidP="00457721">
      <w:pPr>
        <w:pStyle w:val="Balk1"/>
      </w:pPr>
      <w:r>
        <w:t>Halflings</w:t>
      </w:r>
    </w:p>
    <w:p w14:paraId="69775D84" w14:textId="77777777" w:rsidR="0087083A" w:rsidRPr="0087083A" w:rsidRDefault="0087083A" w:rsidP="0087083A">
      <w:r>
        <w:rPr>
          <w:noProof/>
          <w:lang w:eastAsia="tr-TR"/>
        </w:rPr>
        <w:drawing>
          <wp:inline distT="0" distB="0" distL="0" distR="0" wp14:anchorId="5B089792" wp14:editId="4EDD9C17">
            <wp:extent cx="1106918" cy="166306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3969" cy="1688683"/>
                    </a:xfrm>
                    <a:prstGeom prst="rect">
                      <a:avLst/>
                    </a:prstGeom>
                    <a:noFill/>
                  </pic:spPr>
                </pic:pic>
              </a:graphicData>
            </a:graphic>
          </wp:inline>
        </w:drawing>
      </w:r>
    </w:p>
    <w:p w14:paraId="234B8CF6" w14:textId="77777777" w:rsidR="00A02F3A" w:rsidRPr="005C2568" w:rsidRDefault="00A02F3A" w:rsidP="00403128">
      <w:pPr>
        <w:pStyle w:val="KonuBal"/>
        <w:rPr>
          <w:rFonts w:cstheme="minorHAnsi"/>
        </w:rPr>
      </w:pPr>
      <w:r w:rsidRPr="005C2568">
        <w:rPr>
          <w:rFonts w:cstheme="minorHAnsi"/>
        </w:rPr>
        <w:t>KINGDOMS</w:t>
      </w:r>
      <w:r w:rsidR="003A6654">
        <w:rPr>
          <w:rFonts w:cstheme="minorHAnsi"/>
        </w:rPr>
        <w:t xml:space="preserve">  </w:t>
      </w:r>
      <w:r w:rsidR="00826090">
        <w:rPr>
          <w:rFonts w:cstheme="minorHAnsi"/>
        </w:rPr>
        <w:t>(w-e)</w:t>
      </w:r>
      <w:r w:rsidRPr="005C2568">
        <w:rPr>
          <w:rFonts w:cstheme="minorHAnsi"/>
        </w:rPr>
        <w:t xml:space="preserve"> </w:t>
      </w:r>
      <w:r w:rsidR="00F2306E" w:rsidRPr="005C2568">
        <w:rPr>
          <w:rFonts w:cstheme="minorHAnsi"/>
        </w:rPr>
        <w:t>&amp;</w:t>
      </w:r>
      <w:r w:rsidR="00B35561" w:rsidRPr="005C2568">
        <w:rPr>
          <w:rFonts w:cstheme="minorHAnsi"/>
        </w:rPr>
        <w:t xml:space="preserve"> INFO</w:t>
      </w:r>
    </w:p>
    <w:p w14:paraId="246B8473" w14:textId="77777777" w:rsidR="00F2306E" w:rsidRDefault="00DD2319" w:rsidP="00DD2319">
      <w:pPr>
        <w:pStyle w:val="KonuBal"/>
      </w:pPr>
      <w:r>
        <w:t>Kıngdoms of Age of trees</w:t>
      </w:r>
    </w:p>
    <w:p w14:paraId="4BC4E367" w14:textId="08FF246A" w:rsidR="00DD2319" w:rsidRDefault="008A6629" w:rsidP="008A6629">
      <w:pPr>
        <w:pStyle w:val="Balk1"/>
      </w:pPr>
      <w:r>
        <w:t>TOLYARIN</w:t>
      </w:r>
      <w:r w:rsidR="003A6654">
        <w:t>(75-</w:t>
      </w:r>
      <w:r w:rsidR="00E80D7D">
        <w:t>5</w:t>
      </w:r>
      <w:r w:rsidR="003A6654">
        <w:t>04)</w:t>
      </w:r>
      <w:r>
        <w:t xml:space="preserve"> :</w:t>
      </w:r>
    </w:p>
    <w:p w14:paraId="5B54C606" w14:textId="2C7F9FA7" w:rsidR="000E4704" w:rsidRDefault="000E4704" w:rsidP="00C10CEB">
      <w:pPr>
        <w:pStyle w:val="Balk2"/>
      </w:pPr>
      <w:r>
        <w:t>Capıtal: Glad Ene</w:t>
      </w:r>
      <w:r w:rsidR="00955103">
        <w:t>TH</w:t>
      </w:r>
    </w:p>
    <w:p w14:paraId="5E3DCBB0" w14:textId="77777777" w:rsidR="000E4704" w:rsidRDefault="000E4704" w:rsidP="00C10CEB">
      <w:pPr>
        <w:pStyle w:val="Balk2"/>
      </w:pPr>
      <w:r>
        <w:t>Contınent: Mugel</w:t>
      </w:r>
    </w:p>
    <w:p w14:paraId="03BC1447" w14:textId="77777777" w:rsidR="008A6629" w:rsidRDefault="000E4704" w:rsidP="000E4704">
      <w:pPr>
        <w:pStyle w:val="Balk2"/>
      </w:pPr>
      <w:r>
        <w:t xml:space="preserve">Races: elves , ents , faırıes </w:t>
      </w:r>
    </w:p>
    <w:p w14:paraId="6162AC80" w14:textId="77777777" w:rsidR="00C10CEB" w:rsidRDefault="00C10CEB" w:rsidP="00C10CEB"/>
    <w:p w14:paraId="218099FF" w14:textId="77777777" w:rsidR="00D4742F" w:rsidRDefault="00D4742F" w:rsidP="00C10CEB"/>
    <w:p w14:paraId="5DA089E7" w14:textId="77777777" w:rsidR="00C10CEB" w:rsidRDefault="00C10CEB" w:rsidP="00C10CEB"/>
    <w:p w14:paraId="72D73A95" w14:textId="68BDA752" w:rsidR="00C10CEB" w:rsidRDefault="005E4817" w:rsidP="00C10CEB">
      <w:pPr>
        <w:pStyle w:val="Balk1"/>
      </w:pPr>
      <w:r>
        <w:lastRenderedPageBreak/>
        <w:t>DRYAD</w:t>
      </w:r>
      <w:r w:rsidR="00C10CEB">
        <w:t xml:space="preserve"> TRIBES</w:t>
      </w:r>
      <w:r w:rsidR="006E53B3">
        <w:t>(30-</w:t>
      </w:r>
      <w:r w:rsidR="00E80D7D">
        <w:t>5</w:t>
      </w:r>
      <w:r w:rsidR="006E53B3">
        <w:t>0</w:t>
      </w:r>
      <w:r w:rsidR="00CA0A41">
        <w:t>3</w:t>
      </w:r>
      <w:r w:rsidR="006E53B3">
        <w:t>)</w:t>
      </w:r>
      <w:r w:rsidR="00C10CEB">
        <w:t xml:space="preserve"> :</w:t>
      </w:r>
    </w:p>
    <w:p w14:paraId="45EF53E6" w14:textId="77777777" w:rsidR="00C10CEB" w:rsidRPr="00C10CEB" w:rsidRDefault="00C10CEB" w:rsidP="00C10CEB">
      <w:pPr>
        <w:pStyle w:val="Balk2"/>
      </w:pPr>
      <w:r>
        <w:t>Contınent: Mugel</w:t>
      </w:r>
    </w:p>
    <w:p w14:paraId="09727C72" w14:textId="77B1CEA1" w:rsidR="00324AA4" w:rsidRPr="00324AA4" w:rsidRDefault="00C10CEB" w:rsidP="00324AA4">
      <w:pPr>
        <w:pStyle w:val="Balk2"/>
      </w:pPr>
      <w:r>
        <w:t xml:space="preserve">Races: </w:t>
      </w:r>
      <w:r w:rsidR="00D610ED">
        <w:t>Dryad</w:t>
      </w:r>
      <w:r w:rsidR="00804E2A">
        <w:t>s</w:t>
      </w:r>
    </w:p>
    <w:p w14:paraId="081CC562" w14:textId="77777777" w:rsidR="00C10CEB" w:rsidRDefault="00324AA4" w:rsidP="00324AA4">
      <w:pPr>
        <w:pStyle w:val="KonuBal"/>
      </w:pPr>
      <w:r>
        <w:t>Kıngdoms of Age of Sprıng</w:t>
      </w:r>
    </w:p>
    <w:p w14:paraId="67F86D12" w14:textId="29B044DE" w:rsidR="00F22C99" w:rsidRDefault="00955575" w:rsidP="002B6B81">
      <w:pPr>
        <w:pStyle w:val="Balk1"/>
      </w:pPr>
      <w:bookmarkStart w:id="7" w:name="_Hlk190598853"/>
      <w:r>
        <w:t>F</w:t>
      </w:r>
      <w:r w:rsidR="00D76CB0">
        <w:t>ERDONAN(</w:t>
      </w:r>
      <w:r w:rsidR="00E80D7D">
        <w:t>5</w:t>
      </w:r>
      <w:r w:rsidR="00D76CB0">
        <w:t>06</w:t>
      </w:r>
      <w:r w:rsidR="00F114E4">
        <w:t>-</w:t>
      </w:r>
      <w:r w:rsidR="000221DE">
        <w:t>2202) :</w:t>
      </w:r>
    </w:p>
    <w:p w14:paraId="05AB53BD" w14:textId="4BA40D5A" w:rsidR="000221DE" w:rsidRDefault="00573F68" w:rsidP="000221DE">
      <w:pPr>
        <w:pStyle w:val="Balk2"/>
      </w:pPr>
      <w:r>
        <w:t xml:space="preserve">Capıtal: </w:t>
      </w:r>
      <w:r w:rsidR="005710D2">
        <w:t>Robar</w:t>
      </w:r>
    </w:p>
    <w:p w14:paraId="2F8EFE12" w14:textId="7B5D863D" w:rsidR="007E2E1A" w:rsidRDefault="007E2E1A" w:rsidP="00560088">
      <w:pPr>
        <w:pStyle w:val="Balk2"/>
      </w:pPr>
      <w:r>
        <w:t>Continent: Vandar</w:t>
      </w:r>
    </w:p>
    <w:p w14:paraId="1DDCEB55" w14:textId="5198A9EA" w:rsidR="007E2E1A" w:rsidRPr="007E2E1A" w:rsidRDefault="007E2E1A" w:rsidP="00560088">
      <w:pPr>
        <w:pStyle w:val="Balk2"/>
      </w:pPr>
      <w:r>
        <w:t>Races</w:t>
      </w:r>
      <w:r w:rsidR="00560088">
        <w:t>: Dryads</w:t>
      </w:r>
    </w:p>
    <w:bookmarkEnd w:id="7"/>
    <w:p w14:paraId="52CCFB45" w14:textId="49801935" w:rsidR="002B6B81" w:rsidRDefault="002B6B81" w:rsidP="002B6B81">
      <w:pPr>
        <w:pStyle w:val="Balk1"/>
      </w:pPr>
      <w:r>
        <w:t>ARTALION</w:t>
      </w:r>
      <w:r w:rsidR="006E53B3">
        <w:t>(306-)</w:t>
      </w:r>
      <w:r>
        <w:t xml:space="preserve"> :</w:t>
      </w:r>
    </w:p>
    <w:p w14:paraId="1CD06886" w14:textId="77777777" w:rsidR="002B6B81" w:rsidRDefault="002B6B81" w:rsidP="002B6B81">
      <w:pPr>
        <w:pStyle w:val="Balk2"/>
      </w:pPr>
      <w:r>
        <w:t>Capıtal: Gul Blenon</w:t>
      </w:r>
    </w:p>
    <w:p w14:paraId="0246AA16" w14:textId="77777777" w:rsidR="002B6B81" w:rsidRDefault="002B6B81" w:rsidP="002B6B81">
      <w:pPr>
        <w:pStyle w:val="Balk2"/>
      </w:pPr>
      <w:r>
        <w:t>Contınent: Vandar</w:t>
      </w:r>
    </w:p>
    <w:p w14:paraId="6BF7B374" w14:textId="4E0C4144" w:rsidR="00C10CEB" w:rsidRDefault="002B6B81" w:rsidP="002B6B81">
      <w:pPr>
        <w:pStyle w:val="Balk2"/>
      </w:pPr>
      <w:r>
        <w:t xml:space="preserve">Races: wood elves </w:t>
      </w:r>
    </w:p>
    <w:p w14:paraId="18AC6274" w14:textId="77777777" w:rsidR="002B6B81" w:rsidRDefault="002B6B81" w:rsidP="002B6B81">
      <w:r>
        <w:t xml:space="preserve">  </w:t>
      </w:r>
    </w:p>
    <w:p w14:paraId="2849C98B" w14:textId="77777777" w:rsidR="002B6B81" w:rsidRDefault="002B6B81" w:rsidP="002B6B81">
      <w:pPr>
        <w:pStyle w:val="Balk1"/>
      </w:pPr>
      <w:r>
        <w:t>FUNTUNIA</w:t>
      </w:r>
      <w:r w:rsidR="006E53B3">
        <w:t>(304-</w:t>
      </w:r>
      <w:r w:rsidR="007B3151">
        <w:t>2216</w:t>
      </w:r>
      <w:r w:rsidR="006E53B3">
        <w:t>)</w:t>
      </w:r>
      <w:r>
        <w:t xml:space="preserve"> :</w:t>
      </w:r>
    </w:p>
    <w:p w14:paraId="31C5A553" w14:textId="5EBF9AA9" w:rsidR="002B6B81" w:rsidRDefault="002B6B81" w:rsidP="002B6B81">
      <w:pPr>
        <w:pStyle w:val="Balk2"/>
      </w:pPr>
      <w:r>
        <w:t>Capıtal: Glad Ene</w:t>
      </w:r>
      <w:r w:rsidR="00955103">
        <w:t>TH</w:t>
      </w:r>
    </w:p>
    <w:p w14:paraId="0664341A" w14:textId="77777777" w:rsidR="002B6B81" w:rsidRDefault="002B6B81" w:rsidP="002B6B81">
      <w:pPr>
        <w:pStyle w:val="Balk2"/>
      </w:pPr>
      <w:r>
        <w:t>Contınent: Mugel</w:t>
      </w:r>
    </w:p>
    <w:p w14:paraId="4D2F7FD8" w14:textId="77777777" w:rsidR="00826090" w:rsidRDefault="002B6B81" w:rsidP="006E53B3">
      <w:pPr>
        <w:pStyle w:val="Balk2"/>
      </w:pPr>
      <w:r>
        <w:t>Races: ents , faırıes</w:t>
      </w:r>
    </w:p>
    <w:p w14:paraId="3248565D" w14:textId="77777777" w:rsidR="00826090" w:rsidRDefault="00826090" w:rsidP="00826090"/>
    <w:p w14:paraId="1C25FFE9" w14:textId="77777777" w:rsidR="00826090" w:rsidRDefault="00826090" w:rsidP="00826090"/>
    <w:p w14:paraId="78D7441D" w14:textId="77777777" w:rsidR="00826090" w:rsidRDefault="00826090" w:rsidP="00826090">
      <w:pPr>
        <w:pStyle w:val="Balk1"/>
      </w:pPr>
      <w:r>
        <w:t>ASPHARA</w:t>
      </w:r>
      <w:r w:rsidR="006E53B3">
        <w:t>(310-</w:t>
      </w:r>
      <w:r w:rsidR="000F78A1">
        <w:t>3604</w:t>
      </w:r>
      <w:r w:rsidR="006E53B3">
        <w:t>)</w:t>
      </w:r>
      <w:r>
        <w:t xml:space="preserve"> :</w:t>
      </w:r>
    </w:p>
    <w:p w14:paraId="755D0EC2" w14:textId="77777777" w:rsidR="00826090" w:rsidRDefault="00826090" w:rsidP="00826090">
      <w:pPr>
        <w:pStyle w:val="Balk2"/>
      </w:pPr>
      <w:r>
        <w:t>Capıtal: lorıen</w:t>
      </w:r>
    </w:p>
    <w:p w14:paraId="0E0C1CFE" w14:textId="77777777" w:rsidR="00826090" w:rsidRDefault="00826090" w:rsidP="00826090">
      <w:pPr>
        <w:pStyle w:val="Balk2"/>
      </w:pPr>
      <w:r>
        <w:t>Contınent: Wetan</w:t>
      </w:r>
    </w:p>
    <w:p w14:paraId="01C10123" w14:textId="77777777" w:rsidR="00826090" w:rsidRDefault="00826090" w:rsidP="00826090">
      <w:pPr>
        <w:pStyle w:val="Balk2"/>
      </w:pPr>
      <w:r>
        <w:t>Races: hıgh elves</w:t>
      </w:r>
    </w:p>
    <w:p w14:paraId="64554C6B" w14:textId="77777777" w:rsidR="00826090" w:rsidRDefault="00826090" w:rsidP="00F2306E">
      <w:pPr>
        <w:pStyle w:val="Balk1"/>
        <w:rPr>
          <w:smallCaps w:val="0"/>
          <w:spacing w:val="0"/>
          <w:sz w:val="20"/>
          <w:szCs w:val="20"/>
        </w:rPr>
      </w:pPr>
    </w:p>
    <w:p w14:paraId="37618143" w14:textId="73AECAB2" w:rsidR="00110B9A" w:rsidRPr="00110B9A" w:rsidRDefault="00110B9A" w:rsidP="00110B9A">
      <w:pPr>
        <w:pStyle w:val="KonuBal"/>
      </w:pPr>
      <w:r>
        <w:t>Kıngdoms of Age of Stones</w:t>
      </w:r>
      <w:r w:rsidR="00D31EFA">
        <w:t xml:space="preserve"> </w:t>
      </w:r>
      <w:r w:rsidR="00867EB2">
        <w:t>and Heroes</w:t>
      </w:r>
    </w:p>
    <w:p w14:paraId="32A8B065" w14:textId="6128D973" w:rsidR="00F2306E" w:rsidRPr="005C2568" w:rsidRDefault="00F2306E" w:rsidP="00F2306E">
      <w:pPr>
        <w:pStyle w:val="Balk1"/>
        <w:rPr>
          <w:rFonts w:cstheme="minorHAnsi"/>
        </w:rPr>
      </w:pPr>
      <w:r w:rsidRPr="005C2568">
        <w:rPr>
          <w:rFonts w:cstheme="minorHAnsi"/>
        </w:rPr>
        <w:t>KADAH</w:t>
      </w:r>
      <w:r w:rsidR="00955103">
        <w:rPr>
          <w:rFonts w:cstheme="minorHAnsi"/>
        </w:rPr>
        <w:t>TH</w:t>
      </w:r>
      <w:r w:rsidR="00D613E6">
        <w:rPr>
          <w:rFonts w:cstheme="minorHAnsi"/>
        </w:rPr>
        <w:t>(13</w:t>
      </w:r>
      <w:r w:rsidR="002769C8">
        <w:rPr>
          <w:rFonts w:cstheme="minorHAnsi"/>
        </w:rPr>
        <w:t>96</w:t>
      </w:r>
      <w:r w:rsidR="00D613E6">
        <w:rPr>
          <w:rFonts w:cstheme="minorHAnsi"/>
        </w:rPr>
        <w:t>-</w:t>
      </w:r>
      <w:r w:rsidR="000F78A1">
        <w:rPr>
          <w:rFonts w:cstheme="minorHAnsi"/>
        </w:rPr>
        <w:t>3604</w:t>
      </w:r>
      <w:r w:rsidR="00D4742F">
        <w:rPr>
          <w:rFonts w:cstheme="minorHAnsi"/>
        </w:rPr>
        <w:t>)</w:t>
      </w:r>
      <w:r w:rsidRPr="005C2568">
        <w:rPr>
          <w:rFonts w:cstheme="minorHAnsi"/>
        </w:rPr>
        <w:t xml:space="preserve"> :</w:t>
      </w:r>
    </w:p>
    <w:p w14:paraId="0C83F05B" w14:textId="4900CCD3" w:rsidR="00432FAE" w:rsidRDefault="0062158C" w:rsidP="00432FAE">
      <w:pPr>
        <w:pStyle w:val="Balk2"/>
      </w:pPr>
      <w:r>
        <w:t>C</w:t>
      </w:r>
      <w:r w:rsidR="00B20A4C" w:rsidRPr="005C2568">
        <w:t>apı</w:t>
      </w:r>
      <w:r w:rsidR="00432FAE">
        <w:t xml:space="preserve">tal: </w:t>
      </w:r>
      <w:r w:rsidR="00955103">
        <w:t>TH</w:t>
      </w:r>
      <w:r w:rsidR="00432FAE">
        <w:t>eru</w:t>
      </w:r>
    </w:p>
    <w:p w14:paraId="3CA8887C" w14:textId="77777777" w:rsidR="0062158C" w:rsidRPr="0062158C" w:rsidRDefault="00432FAE" w:rsidP="00432FAE">
      <w:pPr>
        <w:pStyle w:val="Balk2"/>
      </w:pPr>
      <w:r>
        <w:t>Contınent</w:t>
      </w:r>
      <w:r w:rsidR="0062158C">
        <w:t>: Vandar</w:t>
      </w:r>
    </w:p>
    <w:p w14:paraId="2888C415" w14:textId="77777777" w:rsidR="00F2306E" w:rsidRPr="005C2568" w:rsidRDefault="00432FAE" w:rsidP="00432FAE">
      <w:pPr>
        <w:pStyle w:val="Balk2"/>
      </w:pPr>
      <w:r>
        <w:lastRenderedPageBreak/>
        <w:t>Races</w:t>
      </w:r>
      <w:r w:rsidR="00F2306E" w:rsidRPr="005C2568">
        <w:t xml:space="preserve">: </w:t>
      </w:r>
      <w:r w:rsidR="00F2306E" w:rsidRPr="00432FAE">
        <w:t>dwarves</w:t>
      </w:r>
    </w:p>
    <w:p w14:paraId="21D7149A" w14:textId="77777777" w:rsidR="00F2306E" w:rsidRDefault="00F2306E" w:rsidP="00F2306E">
      <w:pPr>
        <w:rPr>
          <w:rFonts w:cstheme="minorHAnsi"/>
        </w:rPr>
      </w:pPr>
    </w:p>
    <w:p w14:paraId="19FD9287" w14:textId="77777777" w:rsidR="00A71053" w:rsidRPr="00A71053" w:rsidRDefault="00A71053" w:rsidP="00A71053">
      <w:pPr>
        <w:pStyle w:val="Balk1"/>
      </w:pPr>
      <w:r w:rsidRPr="00A71053">
        <w:t>FERDONAN(306-2202) :</w:t>
      </w:r>
    </w:p>
    <w:p w14:paraId="2FEAFAFE" w14:textId="77777777" w:rsidR="00A71053" w:rsidRPr="00A71053" w:rsidRDefault="00A71053" w:rsidP="00A71053">
      <w:pPr>
        <w:pStyle w:val="Balk3"/>
      </w:pPr>
      <w:r w:rsidRPr="00A71053">
        <w:t>CAPITAL: ROBAR</w:t>
      </w:r>
    </w:p>
    <w:p w14:paraId="64ABB3B8" w14:textId="77777777" w:rsidR="00A71053" w:rsidRPr="00A71053" w:rsidRDefault="00A71053" w:rsidP="00A71053">
      <w:pPr>
        <w:pStyle w:val="Balk3"/>
      </w:pPr>
      <w:r w:rsidRPr="00A71053">
        <w:t>CONTİNENT: VANDAR</w:t>
      </w:r>
    </w:p>
    <w:p w14:paraId="529F3482" w14:textId="2A1A84B1" w:rsidR="00A71053" w:rsidRPr="00A71053" w:rsidRDefault="00A71053" w:rsidP="00A71053">
      <w:pPr>
        <w:pStyle w:val="Balk3"/>
      </w:pPr>
      <w:r w:rsidRPr="00A71053">
        <w:t>RACES: DRYADS</w:t>
      </w:r>
    </w:p>
    <w:p w14:paraId="533E098C" w14:textId="77777777" w:rsidR="00110B9A" w:rsidRDefault="00110B9A" w:rsidP="00110B9A">
      <w:pPr>
        <w:pStyle w:val="Balk1"/>
      </w:pPr>
      <w:r w:rsidRPr="00110B9A">
        <w:t>DWALINGRAD</w:t>
      </w:r>
      <w:r w:rsidR="00432FAE">
        <w:t>(1398-2029):</w:t>
      </w:r>
    </w:p>
    <w:p w14:paraId="0E012325" w14:textId="77777777" w:rsidR="00432FAE" w:rsidRPr="00A71053" w:rsidRDefault="00432FAE" w:rsidP="00A71053">
      <w:pPr>
        <w:pStyle w:val="Balk2"/>
      </w:pPr>
      <w:r w:rsidRPr="00A71053">
        <w:t>Contınent: Vandar</w:t>
      </w:r>
    </w:p>
    <w:p w14:paraId="5CADE967" w14:textId="77777777" w:rsidR="00432FAE" w:rsidRPr="00432FAE" w:rsidRDefault="003D7528" w:rsidP="00432FAE">
      <w:pPr>
        <w:pStyle w:val="Balk2"/>
      </w:pPr>
      <w:r>
        <w:t>Races: men ,</w:t>
      </w:r>
      <w:r w:rsidR="00432FAE">
        <w:t xml:space="preserve"> </w:t>
      </w:r>
      <w:r>
        <w:t>satyr</w:t>
      </w:r>
      <w:r w:rsidR="00432FAE">
        <w:t>s , halflıngs</w:t>
      </w:r>
    </w:p>
    <w:p w14:paraId="16DFFFA5" w14:textId="77777777" w:rsidR="00B20A4C" w:rsidRPr="005C2568" w:rsidRDefault="00B20A4C" w:rsidP="002B6B81">
      <w:pPr>
        <w:pStyle w:val="Balk1"/>
      </w:pPr>
      <w:r w:rsidRPr="005C2568">
        <w:t>ARTALION</w:t>
      </w:r>
      <w:r w:rsidR="00D613E6">
        <w:t>(306-2204)</w:t>
      </w:r>
      <w:r w:rsidRPr="005C2568">
        <w:t xml:space="preserve"> :</w:t>
      </w:r>
    </w:p>
    <w:p w14:paraId="2A5F0DA5" w14:textId="77777777" w:rsidR="00B20A4C" w:rsidRDefault="00B20A4C" w:rsidP="002B6B81">
      <w:pPr>
        <w:pStyle w:val="Balk2"/>
      </w:pPr>
      <w:r w:rsidRPr="005C2568">
        <w:t>Capıtal: Gul Blenon</w:t>
      </w:r>
    </w:p>
    <w:p w14:paraId="1B9B4F55" w14:textId="77777777" w:rsidR="0062158C" w:rsidRPr="0062158C" w:rsidRDefault="0062158C" w:rsidP="002B6B81">
      <w:pPr>
        <w:pStyle w:val="Balk2"/>
      </w:pPr>
      <w:r>
        <w:t>Contınent: Vandar</w:t>
      </w:r>
    </w:p>
    <w:p w14:paraId="303F21EF" w14:textId="0460EA02" w:rsidR="00B20A4C" w:rsidRPr="005C2568" w:rsidRDefault="00B20A4C" w:rsidP="002B6B81">
      <w:pPr>
        <w:pStyle w:val="Balk2"/>
      </w:pPr>
      <w:r w:rsidRPr="005C2568">
        <w:t>Races: wood elves</w:t>
      </w:r>
      <w:r w:rsidR="00290CA6">
        <w:t xml:space="preserve"> </w:t>
      </w:r>
    </w:p>
    <w:p w14:paraId="01058E31" w14:textId="77777777" w:rsidR="00B20A4C" w:rsidRPr="005C2568" w:rsidRDefault="00E47B89" w:rsidP="002B6B81">
      <w:r>
        <w:t xml:space="preserve">  </w:t>
      </w:r>
    </w:p>
    <w:p w14:paraId="4D2CA266" w14:textId="77777777" w:rsidR="00B20A4C" w:rsidRPr="005C2568" w:rsidRDefault="00B20A4C" w:rsidP="00B20A4C">
      <w:pPr>
        <w:rPr>
          <w:rFonts w:cstheme="minorHAnsi"/>
        </w:rPr>
      </w:pPr>
    </w:p>
    <w:p w14:paraId="445F1087" w14:textId="276393D8" w:rsidR="00B20A4C" w:rsidRPr="005C2568" w:rsidRDefault="00B20A4C" w:rsidP="00B20A4C">
      <w:pPr>
        <w:pStyle w:val="Balk2"/>
        <w:rPr>
          <w:rFonts w:cstheme="minorHAnsi"/>
        </w:rPr>
      </w:pPr>
      <w:r w:rsidRPr="005C2568">
        <w:rPr>
          <w:rFonts w:cstheme="minorHAnsi"/>
        </w:rPr>
        <w:t>TRANAGORM</w:t>
      </w:r>
      <w:r w:rsidR="00D613E6">
        <w:rPr>
          <w:rFonts w:cstheme="minorHAnsi"/>
        </w:rPr>
        <w:t>(</w:t>
      </w:r>
      <w:r w:rsidR="000F78A1">
        <w:rPr>
          <w:rFonts w:cstheme="minorHAnsi"/>
        </w:rPr>
        <w:t>1405</w:t>
      </w:r>
      <w:r w:rsidR="00D613E6">
        <w:rPr>
          <w:rFonts w:cstheme="minorHAnsi"/>
        </w:rPr>
        <w:t>-</w:t>
      </w:r>
      <w:r w:rsidR="00432FAE">
        <w:rPr>
          <w:rFonts w:cstheme="minorHAnsi"/>
        </w:rPr>
        <w:t>)</w:t>
      </w:r>
      <w:r w:rsidRPr="005C2568">
        <w:rPr>
          <w:rFonts w:cstheme="minorHAnsi"/>
        </w:rPr>
        <w:t xml:space="preserve"> :</w:t>
      </w:r>
    </w:p>
    <w:p w14:paraId="0E09D873" w14:textId="77777777" w:rsidR="0062158C" w:rsidRDefault="00B20A4C" w:rsidP="00B20A4C">
      <w:pPr>
        <w:pStyle w:val="Balk2"/>
        <w:rPr>
          <w:rFonts w:cstheme="minorHAnsi"/>
        </w:rPr>
      </w:pPr>
      <w:r w:rsidRPr="005C2568">
        <w:rPr>
          <w:rFonts w:cstheme="minorHAnsi"/>
        </w:rPr>
        <w:t>Capıtal: Oblask</w:t>
      </w:r>
    </w:p>
    <w:p w14:paraId="2AC1593E" w14:textId="77777777" w:rsidR="00B20A4C" w:rsidRPr="005C2568" w:rsidRDefault="0062158C" w:rsidP="00B20A4C">
      <w:pPr>
        <w:pStyle w:val="Balk2"/>
        <w:rPr>
          <w:rFonts w:cstheme="minorHAnsi"/>
        </w:rPr>
      </w:pPr>
      <w:r>
        <w:rPr>
          <w:rFonts w:cstheme="minorHAnsi"/>
        </w:rPr>
        <w:t>Contınent: Vandar</w:t>
      </w:r>
      <w:r w:rsidR="005C2568" w:rsidRPr="005C2568">
        <w:rPr>
          <w:rFonts w:cstheme="minorHAnsi"/>
        </w:rPr>
        <w:t xml:space="preserve">    </w:t>
      </w:r>
    </w:p>
    <w:p w14:paraId="56897278" w14:textId="3DA327E7" w:rsidR="00B20A4C" w:rsidRPr="005C2568" w:rsidRDefault="00B20A4C" w:rsidP="00B20A4C">
      <w:pPr>
        <w:pStyle w:val="Balk2"/>
        <w:rPr>
          <w:rFonts w:cstheme="minorHAnsi"/>
        </w:rPr>
      </w:pPr>
      <w:r w:rsidRPr="005C2568">
        <w:rPr>
          <w:rFonts w:cstheme="minorHAnsi"/>
        </w:rPr>
        <w:t>Races: satyrs</w:t>
      </w:r>
      <w:r w:rsidR="00C727BB">
        <w:rPr>
          <w:rFonts w:cstheme="minorHAnsi"/>
        </w:rPr>
        <w:t xml:space="preserve"> ,</w:t>
      </w:r>
      <w:ins w:id="8" w:author="Microsoft Word" w:date="2025-02-16T12:37:00Z" w16du:dateUtc="2025-02-16T09:37:00Z">
        <w:r w:rsidR="00C727BB">
          <w:rPr>
            <w:rFonts w:cstheme="minorHAnsi"/>
          </w:rPr>
          <w:t xml:space="preserve"> ,</w:t>
        </w:r>
        <w:r w:rsidR="00D31EFA">
          <w:rPr>
            <w:rFonts w:cstheme="minorHAnsi"/>
          </w:rPr>
          <w:t xml:space="preserve"> dryads</w:t>
        </w:r>
      </w:ins>
    </w:p>
    <w:p w14:paraId="71F9425A" w14:textId="77777777" w:rsidR="00B20A4C" w:rsidRDefault="00B20A4C" w:rsidP="00B20A4C">
      <w:pPr>
        <w:rPr>
          <w:rFonts w:cstheme="minorHAnsi"/>
        </w:rPr>
      </w:pPr>
    </w:p>
    <w:p w14:paraId="027371F5" w14:textId="77777777" w:rsidR="003E509B" w:rsidRDefault="003E509B" w:rsidP="00B20A4C">
      <w:pPr>
        <w:rPr>
          <w:rFonts w:cstheme="minorHAnsi"/>
        </w:rPr>
      </w:pPr>
    </w:p>
    <w:p w14:paraId="21E76FD7" w14:textId="77777777" w:rsidR="00321BFC" w:rsidRPr="005C2568" w:rsidRDefault="00321BFC" w:rsidP="00B20A4C">
      <w:pPr>
        <w:rPr>
          <w:rFonts w:cstheme="minorHAnsi"/>
        </w:rPr>
      </w:pPr>
    </w:p>
    <w:p w14:paraId="46BA488D" w14:textId="77777777" w:rsidR="00B20A4C" w:rsidRPr="005C2568" w:rsidRDefault="00B20A4C" w:rsidP="00826090">
      <w:pPr>
        <w:pStyle w:val="Balk1"/>
      </w:pPr>
      <w:r w:rsidRPr="005C2568">
        <w:t>FUNTUNIA</w:t>
      </w:r>
      <w:r w:rsidR="00D613E6">
        <w:t>(304-</w:t>
      </w:r>
      <w:r w:rsidR="007B3151">
        <w:t>2216</w:t>
      </w:r>
      <w:r w:rsidR="00D613E6">
        <w:t>)</w:t>
      </w:r>
      <w:r w:rsidRPr="005C2568">
        <w:t xml:space="preserve"> :</w:t>
      </w:r>
    </w:p>
    <w:p w14:paraId="737E119A" w14:textId="2DFD9259" w:rsidR="00B20A4C" w:rsidRDefault="00B20A4C" w:rsidP="00826090">
      <w:pPr>
        <w:pStyle w:val="Balk2"/>
      </w:pPr>
      <w:r w:rsidRPr="005C2568">
        <w:t>Capıtal: Glad Ene</w:t>
      </w:r>
      <w:r w:rsidR="00955103">
        <w:t>TH</w:t>
      </w:r>
    </w:p>
    <w:p w14:paraId="46762C9E" w14:textId="77777777" w:rsidR="0062158C" w:rsidRPr="0062158C" w:rsidRDefault="00DD2319" w:rsidP="00826090">
      <w:pPr>
        <w:pStyle w:val="Balk2"/>
      </w:pPr>
      <w:r>
        <w:t>Contınent: M</w:t>
      </w:r>
      <w:r w:rsidR="0062158C">
        <w:t>ugel</w:t>
      </w:r>
    </w:p>
    <w:p w14:paraId="3E9A83FD" w14:textId="77777777" w:rsidR="00B20A4C" w:rsidRPr="005C2568" w:rsidRDefault="00B20A4C" w:rsidP="00826090">
      <w:pPr>
        <w:pStyle w:val="Balk2"/>
      </w:pPr>
      <w:r w:rsidRPr="005C2568">
        <w:t>Races</w:t>
      </w:r>
      <w:r w:rsidR="00AD260F" w:rsidRPr="005C2568">
        <w:t>: ents , faı</w:t>
      </w:r>
      <w:r w:rsidRPr="005C2568">
        <w:t>rıes</w:t>
      </w:r>
    </w:p>
    <w:p w14:paraId="48C64B8A" w14:textId="77777777" w:rsidR="00AD260F" w:rsidRPr="005C2568" w:rsidRDefault="00AD260F" w:rsidP="00AD260F">
      <w:pPr>
        <w:rPr>
          <w:rFonts w:eastAsia="Times New Roman" w:cstheme="minorHAnsi"/>
          <w:snapToGrid w:val="0"/>
          <w:color w:val="000000"/>
          <w:w w:val="0"/>
          <w:sz w:val="0"/>
          <w:szCs w:val="0"/>
          <w:u w:color="000000"/>
          <w:bdr w:val="none" w:sz="0" w:space="0" w:color="000000"/>
          <w:shd w:val="clear" w:color="000000" w:fill="000000"/>
          <w:lang w:val="x-none" w:eastAsia="x-none" w:bidi="x-none"/>
        </w:rPr>
      </w:pPr>
      <w:r w:rsidRPr="005C2568">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p>
    <w:p w14:paraId="7A4CC3AC" w14:textId="77777777" w:rsidR="00362612" w:rsidRPr="005C2568" w:rsidRDefault="00362612" w:rsidP="00AD260F">
      <w:pPr>
        <w:rPr>
          <w:rFonts w:eastAsia="Times New Roman" w:cstheme="minorHAnsi"/>
          <w:snapToGrid w:val="0"/>
          <w:color w:val="000000"/>
          <w:w w:val="0"/>
          <w:sz w:val="0"/>
          <w:szCs w:val="0"/>
          <w:u w:color="000000"/>
          <w:bdr w:val="none" w:sz="0" w:space="0" w:color="000000"/>
          <w:shd w:val="clear" w:color="000000" w:fill="000000"/>
          <w:lang w:val="x-none" w:eastAsia="x-none" w:bidi="x-none"/>
        </w:rPr>
      </w:pPr>
    </w:p>
    <w:p w14:paraId="6DFB95D1" w14:textId="77777777" w:rsidR="00362612" w:rsidRPr="005C2568" w:rsidRDefault="00362612" w:rsidP="00AD260F">
      <w:pPr>
        <w:rPr>
          <w:rFonts w:eastAsia="Times New Roman" w:cstheme="minorHAnsi"/>
          <w:snapToGrid w:val="0"/>
          <w:color w:val="000000"/>
          <w:w w:val="0"/>
          <w:sz w:val="0"/>
          <w:szCs w:val="0"/>
          <w:u w:color="000000"/>
          <w:bdr w:val="none" w:sz="0" w:space="0" w:color="000000"/>
          <w:shd w:val="clear" w:color="000000" w:fill="000000"/>
          <w:lang w:eastAsia="x-none" w:bidi="x-none"/>
        </w:rPr>
      </w:pPr>
      <w:r w:rsidRPr="005C2568">
        <w:rPr>
          <w:rFonts w:eastAsia="Times New Roman" w:cstheme="minorHAnsi"/>
          <w:snapToGrid w:val="0"/>
          <w:color w:val="000000"/>
          <w:w w:val="0"/>
          <w:sz w:val="0"/>
          <w:szCs w:val="0"/>
          <w:u w:color="000000"/>
          <w:bdr w:val="none" w:sz="0" w:space="0" w:color="000000"/>
          <w:shd w:val="clear" w:color="000000" w:fill="000000"/>
          <w:lang w:eastAsia="x-none" w:bidi="x-none"/>
        </w:rPr>
        <w:t>A</w:t>
      </w:r>
    </w:p>
    <w:p w14:paraId="67AF6856" w14:textId="77777777" w:rsidR="00AD260F" w:rsidRPr="005C2568" w:rsidRDefault="00AD260F" w:rsidP="00AD260F">
      <w:pPr>
        <w:rPr>
          <w:rFonts w:eastAsia="Times New Roman" w:cstheme="minorHAnsi"/>
          <w:snapToGrid w:val="0"/>
          <w:color w:val="000000"/>
          <w:w w:val="0"/>
          <w:sz w:val="0"/>
          <w:szCs w:val="0"/>
          <w:u w:color="000000"/>
          <w:bdr w:val="none" w:sz="0" w:space="0" w:color="000000"/>
          <w:shd w:val="clear" w:color="000000" w:fill="000000"/>
          <w:lang w:val="x-none" w:eastAsia="x-none" w:bidi="x-none"/>
        </w:rPr>
      </w:pPr>
    </w:p>
    <w:p w14:paraId="4F429D5B" w14:textId="77777777" w:rsidR="00AD260F" w:rsidRPr="005C2568" w:rsidRDefault="00AD260F" w:rsidP="00AD260F">
      <w:pPr>
        <w:rPr>
          <w:rFonts w:eastAsia="Times New Roman" w:cstheme="minorHAnsi"/>
          <w:snapToGrid w:val="0"/>
          <w:color w:val="000000"/>
          <w:w w:val="0"/>
          <w:sz w:val="0"/>
          <w:szCs w:val="0"/>
          <w:u w:color="000000"/>
          <w:bdr w:val="none" w:sz="0" w:space="0" w:color="000000"/>
          <w:shd w:val="clear" w:color="000000" w:fill="000000"/>
          <w:lang w:val="x-none" w:eastAsia="x-none" w:bidi="x-none"/>
        </w:rPr>
      </w:pPr>
    </w:p>
    <w:p w14:paraId="499B9E66" w14:textId="77777777" w:rsidR="00AD260F" w:rsidRPr="005C2568" w:rsidRDefault="00AD260F" w:rsidP="00AD260F">
      <w:pPr>
        <w:rPr>
          <w:rFonts w:eastAsia="Times New Roman" w:cstheme="minorHAnsi"/>
          <w:snapToGrid w:val="0"/>
          <w:color w:val="000000"/>
          <w:w w:val="0"/>
          <w:sz w:val="0"/>
          <w:szCs w:val="0"/>
          <w:u w:color="000000"/>
          <w:bdr w:val="none" w:sz="0" w:space="0" w:color="000000"/>
          <w:shd w:val="clear" w:color="000000" w:fill="000000"/>
          <w:lang w:val="x-none" w:eastAsia="x-none" w:bidi="x-none"/>
        </w:rPr>
      </w:pPr>
    </w:p>
    <w:p w14:paraId="72188FEF" w14:textId="77777777" w:rsidR="00AD260F" w:rsidRPr="005C2568" w:rsidRDefault="00AD260F" w:rsidP="00AD260F">
      <w:pPr>
        <w:rPr>
          <w:rFonts w:eastAsia="Times New Roman" w:cstheme="minorHAnsi"/>
          <w:snapToGrid w:val="0"/>
          <w:color w:val="000000"/>
          <w:w w:val="0"/>
          <w:sz w:val="0"/>
          <w:szCs w:val="0"/>
          <w:u w:color="000000"/>
          <w:bdr w:val="none" w:sz="0" w:space="0" w:color="000000"/>
          <w:shd w:val="clear" w:color="000000" w:fill="000000"/>
          <w:lang w:val="x-none" w:eastAsia="x-none" w:bidi="x-none"/>
        </w:rPr>
      </w:pPr>
    </w:p>
    <w:p w14:paraId="3356BEB5" w14:textId="77777777" w:rsidR="00AD260F" w:rsidRPr="005C2568" w:rsidRDefault="00AD260F" w:rsidP="00AD260F">
      <w:pPr>
        <w:pStyle w:val="Balk1"/>
        <w:rPr>
          <w:rFonts w:cstheme="minorHAnsi"/>
        </w:rPr>
      </w:pPr>
      <w:r w:rsidRPr="005C2568">
        <w:rPr>
          <w:rFonts w:cstheme="minorHAnsi"/>
        </w:rPr>
        <w:t>DAGORAZUVL</w:t>
      </w:r>
      <w:r w:rsidR="00BB20AB">
        <w:rPr>
          <w:rFonts w:cstheme="minorHAnsi"/>
        </w:rPr>
        <w:t>(2056-</w:t>
      </w:r>
      <w:r w:rsidR="000F78A1">
        <w:rPr>
          <w:rFonts w:cstheme="minorHAnsi"/>
        </w:rPr>
        <w:t>3604)</w:t>
      </w:r>
      <w:r w:rsidRPr="005C2568">
        <w:rPr>
          <w:rFonts w:cstheme="minorHAnsi"/>
        </w:rPr>
        <w:t xml:space="preserve"> :</w:t>
      </w:r>
    </w:p>
    <w:p w14:paraId="21DEFB66" w14:textId="11C167E4" w:rsidR="00AD260F" w:rsidRDefault="00AD260F" w:rsidP="00AD260F">
      <w:pPr>
        <w:pStyle w:val="Balk2"/>
        <w:rPr>
          <w:rFonts w:cstheme="minorHAnsi"/>
        </w:rPr>
      </w:pPr>
      <w:r w:rsidRPr="005C2568">
        <w:rPr>
          <w:rFonts w:cstheme="minorHAnsi"/>
        </w:rPr>
        <w:lastRenderedPageBreak/>
        <w:t>Capıtal: Brı</w:t>
      </w:r>
      <w:r w:rsidR="00955103">
        <w:rPr>
          <w:rFonts w:cstheme="minorHAnsi"/>
        </w:rPr>
        <w:t>TH</w:t>
      </w:r>
      <w:r w:rsidRPr="005C2568">
        <w:rPr>
          <w:rFonts w:cstheme="minorHAnsi"/>
        </w:rPr>
        <w:t>ıl Oktıon</w:t>
      </w:r>
    </w:p>
    <w:p w14:paraId="025F4323" w14:textId="3BA2D488" w:rsidR="0062158C" w:rsidRPr="0062158C" w:rsidRDefault="0062158C" w:rsidP="0062158C">
      <w:pPr>
        <w:pStyle w:val="Balk2"/>
      </w:pPr>
      <w:r>
        <w:t>Contınent:</w:t>
      </w:r>
      <w:r w:rsidR="003614F8">
        <w:t>Trachý</w:t>
      </w:r>
    </w:p>
    <w:p w14:paraId="1B9F4958" w14:textId="77777777" w:rsidR="00AD260F" w:rsidRPr="005C2568" w:rsidRDefault="00AD260F" w:rsidP="00AD260F">
      <w:pPr>
        <w:pStyle w:val="Balk2"/>
        <w:rPr>
          <w:rFonts w:cstheme="minorHAnsi"/>
        </w:rPr>
      </w:pPr>
      <w:r w:rsidRPr="005C2568">
        <w:rPr>
          <w:rFonts w:cstheme="minorHAnsi"/>
        </w:rPr>
        <w:t>Races: men</w:t>
      </w:r>
      <w:r w:rsidR="00D67B11">
        <w:rPr>
          <w:rFonts w:cstheme="minorHAnsi"/>
        </w:rPr>
        <w:t xml:space="preserve"> of ısles</w:t>
      </w:r>
      <w:r w:rsidRPr="005C2568">
        <w:rPr>
          <w:rFonts w:cstheme="minorHAnsi"/>
        </w:rPr>
        <w:t xml:space="preserve"> , </w:t>
      </w:r>
      <w:r w:rsidR="000950C9">
        <w:rPr>
          <w:rFonts w:cstheme="minorHAnsi"/>
        </w:rPr>
        <w:t>satyrs</w:t>
      </w:r>
    </w:p>
    <w:p w14:paraId="48CD6E37" w14:textId="77777777" w:rsidR="005C2568" w:rsidRPr="005C2568" w:rsidRDefault="0062158C" w:rsidP="00AD260F">
      <w:pPr>
        <w:rPr>
          <w:rFonts w:eastAsia="Times New Roman" w:cstheme="minorHAnsi"/>
          <w:snapToGrid w:val="0"/>
          <w:color w:val="000000"/>
          <w:w w:val="0"/>
          <w:sz w:val="0"/>
          <w:szCs w:val="0"/>
          <w:u w:color="000000"/>
          <w:bdr w:val="none" w:sz="0" w:space="0" w:color="000000"/>
          <w:shd w:val="clear" w:color="000000" w:fill="000000"/>
          <w:lang w:eastAsia="x-none" w:bidi="x-none"/>
        </w:rPr>
      </w:pPr>
      <w:r>
        <w:rPr>
          <w:rFonts w:eastAsia="Times New Roman" w:cstheme="minorHAnsi"/>
          <w:snapToGrid w:val="0"/>
          <w:color w:val="000000"/>
          <w:w w:val="0"/>
          <w:sz w:val="0"/>
          <w:szCs w:val="0"/>
          <w:u w:color="000000"/>
          <w:bdr w:val="none" w:sz="0" w:space="0" w:color="000000"/>
          <w:shd w:val="clear" w:color="000000" w:fill="000000"/>
          <w:lang w:eastAsia="x-none" w:bidi="x-none"/>
        </w:rPr>
        <w:t>hg</w:t>
      </w:r>
    </w:p>
    <w:p w14:paraId="0C0A1C22" w14:textId="77777777" w:rsidR="005C2568" w:rsidRDefault="00AD260F" w:rsidP="00AD260F">
      <w:pPr>
        <w:rPr>
          <w:rFonts w:cstheme="minorHAnsi"/>
          <w:noProof/>
          <w:sz w:val="36"/>
          <w:szCs w:val="36"/>
          <w:lang w:eastAsia="tr-TR"/>
        </w:rPr>
      </w:pPr>
      <w:r w:rsidRPr="005C2568">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r w:rsidR="00362612" w:rsidRPr="005C2568">
        <w:rPr>
          <w:rFonts w:eastAsia="Times New Roman" w:cstheme="minorHAnsi"/>
          <w:snapToGrid w:val="0"/>
          <w:color w:val="000000"/>
          <w:w w:val="0"/>
          <w:sz w:val="0"/>
          <w:szCs w:val="0"/>
          <w:u w:color="000000"/>
          <w:bdr w:val="none" w:sz="0" w:space="0" w:color="000000"/>
          <w:shd w:val="clear" w:color="000000" w:fill="000000"/>
          <w:lang w:eastAsia="x-none" w:bidi="x-none"/>
        </w:rPr>
        <w:t>HH</w:t>
      </w:r>
      <w:r w:rsidR="00C028E6">
        <w:rPr>
          <w:rFonts w:cstheme="minorHAnsi"/>
          <w:noProof/>
          <w:lang w:eastAsia="tr-TR"/>
        </w:rPr>
        <w:t xml:space="preserve">                      </w:t>
      </w:r>
    </w:p>
    <w:p w14:paraId="7AE60A42" w14:textId="77777777" w:rsidR="00C028E6" w:rsidRDefault="00C028E6" w:rsidP="00AD260F">
      <w:pPr>
        <w:rPr>
          <w:rFonts w:cstheme="minorHAnsi"/>
          <w:noProof/>
          <w:sz w:val="36"/>
          <w:szCs w:val="36"/>
          <w:lang w:eastAsia="tr-TR"/>
        </w:rPr>
      </w:pPr>
    </w:p>
    <w:p w14:paraId="662471DF" w14:textId="0165991E" w:rsidR="00C028E6" w:rsidRDefault="00D67B11" w:rsidP="00D67B11">
      <w:pPr>
        <w:pStyle w:val="Balk1"/>
        <w:rPr>
          <w:noProof/>
          <w:lang w:eastAsia="tr-TR"/>
        </w:rPr>
      </w:pPr>
      <w:r>
        <w:rPr>
          <w:noProof/>
          <w:lang w:eastAsia="tr-TR"/>
        </w:rPr>
        <w:t>A</w:t>
      </w:r>
      <w:r w:rsidR="00955103">
        <w:rPr>
          <w:noProof/>
          <w:lang w:eastAsia="tr-TR"/>
        </w:rPr>
        <w:t>TH</w:t>
      </w:r>
      <w:r>
        <w:rPr>
          <w:noProof/>
          <w:lang w:eastAsia="tr-TR"/>
        </w:rPr>
        <w:t>AIAND</w:t>
      </w:r>
      <w:r w:rsidR="00BB20AB">
        <w:rPr>
          <w:noProof/>
          <w:lang w:eastAsia="tr-TR"/>
        </w:rPr>
        <w:t>(2033-</w:t>
      </w:r>
      <w:r w:rsidR="000F78A1">
        <w:rPr>
          <w:noProof/>
          <w:lang w:eastAsia="tr-TR"/>
        </w:rPr>
        <w:t>3604</w:t>
      </w:r>
      <w:r w:rsidR="00D4742F">
        <w:rPr>
          <w:noProof/>
          <w:lang w:eastAsia="tr-TR"/>
        </w:rPr>
        <w:t>)</w:t>
      </w:r>
      <w:r>
        <w:rPr>
          <w:noProof/>
          <w:lang w:eastAsia="tr-TR"/>
        </w:rPr>
        <w:t xml:space="preserve"> :</w:t>
      </w:r>
    </w:p>
    <w:p w14:paraId="1F31676F" w14:textId="77777777" w:rsidR="00D67B11" w:rsidRDefault="00D67B11" w:rsidP="00D67B11">
      <w:pPr>
        <w:pStyle w:val="Balk2"/>
        <w:rPr>
          <w:lang w:eastAsia="tr-TR"/>
        </w:rPr>
      </w:pPr>
      <w:r>
        <w:rPr>
          <w:lang w:eastAsia="tr-TR"/>
        </w:rPr>
        <w:t>Capıtal: Plual Ered</w:t>
      </w:r>
    </w:p>
    <w:p w14:paraId="4559C49F" w14:textId="77777777" w:rsidR="0062158C" w:rsidRPr="0062158C" w:rsidRDefault="0062158C" w:rsidP="0062158C">
      <w:pPr>
        <w:pStyle w:val="Balk2"/>
        <w:rPr>
          <w:lang w:eastAsia="tr-TR"/>
        </w:rPr>
      </w:pPr>
      <w:r>
        <w:rPr>
          <w:lang w:eastAsia="tr-TR"/>
        </w:rPr>
        <w:t>Contınent: Wetan</w:t>
      </w:r>
    </w:p>
    <w:p w14:paraId="1FD8E38D" w14:textId="77777777" w:rsidR="00D67B11" w:rsidRDefault="00D67B11" w:rsidP="00D67B11">
      <w:pPr>
        <w:pStyle w:val="Balk2"/>
        <w:rPr>
          <w:lang w:eastAsia="tr-TR"/>
        </w:rPr>
      </w:pPr>
      <w:r>
        <w:rPr>
          <w:lang w:eastAsia="tr-TR"/>
        </w:rPr>
        <w:t>Races: men of mountaın , halflings</w:t>
      </w:r>
    </w:p>
    <w:p w14:paraId="5E9E5F41" w14:textId="77777777" w:rsidR="00D67B11" w:rsidRDefault="00D67B11" w:rsidP="00D67B11">
      <w:pPr>
        <w:rPr>
          <w:lang w:eastAsia="tr-TR"/>
        </w:rPr>
      </w:pPr>
      <w:r>
        <w:rPr>
          <w:lang w:eastAsia="tr-TR"/>
        </w:rPr>
        <w:t xml:space="preserve">  </w:t>
      </w:r>
    </w:p>
    <w:p w14:paraId="7CB921F1" w14:textId="77777777" w:rsidR="00D67B11" w:rsidRDefault="00D67B11" w:rsidP="00D67B11">
      <w:pPr>
        <w:rPr>
          <w:lang w:eastAsia="tr-TR"/>
        </w:rPr>
      </w:pPr>
    </w:p>
    <w:p w14:paraId="655818E1" w14:textId="77777777" w:rsidR="00064BC6" w:rsidRDefault="00064BC6" w:rsidP="00D67B11">
      <w:pPr>
        <w:rPr>
          <w:lang w:eastAsia="tr-TR"/>
        </w:rPr>
      </w:pPr>
    </w:p>
    <w:p w14:paraId="7FBF532A" w14:textId="77777777" w:rsidR="00D67B11" w:rsidRDefault="00D67B11" w:rsidP="00D67B11">
      <w:pPr>
        <w:pStyle w:val="Balk1"/>
        <w:rPr>
          <w:lang w:eastAsia="tr-TR"/>
        </w:rPr>
      </w:pPr>
      <w:r>
        <w:rPr>
          <w:lang w:eastAsia="tr-TR"/>
        </w:rPr>
        <w:t>KIRI</w:t>
      </w:r>
      <w:r w:rsidR="003E509B" w:rsidRPr="003E509B">
        <w:rPr>
          <w:lang w:eastAsia="tr-TR"/>
        </w:rPr>
        <w:t>Ñ</w:t>
      </w:r>
      <w:r>
        <w:rPr>
          <w:lang w:eastAsia="tr-TR"/>
        </w:rPr>
        <w:t>E</w:t>
      </w:r>
      <w:r w:rsidR="00BB20AB">
        <w:rPr>
          <w:lang w:eastAsia="tr-TR"/>
        </w:rPr>
        <w:t>(</w:t>
      </w:r>
      <w:r w:rsidR="00BB20AB" w:rsidRPr="00BB20AB">
        <w:rPr>
          <w:lang w:eastAsia="tr-TR"/>
        </w:rPr>
        <w:t>2001</w:t>
      </w:r>
      <w:r w:rsidR="00BB20AB">
        <w:rPr>
          <w:lang w:eastAsia="tr-TR"/>
        </w:rPr>
        <w:t>-</w:t>
      </w:r>
      <w:r w:rsidR="000F78A1">
        <w:rPr>
          <w:lang w:eastAsia="tr-TR"/>
        </w:rPr>
        <w:t>3604</w:t>
      </w:r>
      <w:r w:rsidR="00D4742F">
        <w:rPr>
          <w:lang w:eastAsia="tr-TR"/>
        </w:rPr>
        <w:t>)</w:t>
      </w:r>
      <w:r>
        <w:rPr>
          <w:lang w:eastAsia="tr-TR"/>
        </w:rPr>
        <w:t>:</w:t>
      </w:r>
    </w:p>
    <w:p w14:paraId="69E673E2" w14:textId="77777777" w:rsidR="003E509B" w:rsidRDefault="003E509B" w:rsidP="003E509B">
      <w:pPr>
        <w:pStyle w:val="Balk2"/>
        <w:rPr>
          <w:lang w:eastAsia="tr-TR"/>
        </w:rPr>
      </w:pPr>
      <w:r>
        <w:rPr>
          <w:lang w:eastAsia="tr-TR"/>
        </w:rPr>
        <w:t xml:space="preserve">Capıtal: Rısmun Cardhon </w:t>
      </w:r>
    </w:p>
    <w:p w14:paraId="48F8883B" w14:textId="77777777" w:rsidR="0062158C" w:rsidRPr="0062158C" w:rsidRDefault="0062158C" w:rsidP="0062158C">
      <w:pPr>
        <w:pStyle w:val="Balk2"/>
        <w:rPr>
          <w:lang w:eastAsia="tr-TR"/>
        </w:rPr>
      </w:pPr>
      <w:r>
        <w:rPr>
          <w:lang w:eastAsia="tr-TR"/>
        </w:rPr>
        <w:t>Contınent: wetan</w:t>
      </w:r>
    </w:p>
    <w:p w14:paraId="018F2531" w14:textId="373D9D4A" w:rsidR="003E509B" w:rsidRDefault="003E509B" w:rsidP="003E509B">
      <w:pPr>
        <w:pStyle w:val="Balk2"/>
        <w:rPr>
          <w:lang w:eastAsia="tr-TR"/>
        </w:rPr>
      </w:pPr>
      <w:r>
        <w:rPr>
          <w:lang w:eastAsia="tr-TR"/>
        </w:rPr>
        <w:t>Races:men of tusken</w:t>
      </w:r>
    </w:p>
    <w:p w14:paraId="6B926F89" w14:textId="77777777" w:rsidR="003E509B" w:rsidRDefault="003E509B" w:rsidP="003E509B">
      <w:pPr>
        <w:rPr>
          <w:lang w:eastAsia="tr-TR"/>
        </w:rPr>
      </w:pPr>
      <w:r>
        <w:rPr>
          <w:lang w:eastAsia="tr-TR"/>
        </w:rPr>
        <w:t xml:space="preserve">  </w:t>
      </w:r>
    </w:p>
    <w:p w14:paraId="6BCDD773" w14:textId="77777777" w:rsidR="003E509B" w:rsidRDefault="003E509B" w:rsidP="003E509B">
      <w:pPr>
        <w:rPr>
          <w:lang w:eastAsia="tr-TR"/>
        </w:rPr>
      </w:pPr>
    </w:p>
    <w:p w14:paraId="52CF45BF" w14:textId="77777777" w:rsidR="003E509B" w:rsidRDefault="00C332C8" w:rsidP="00826090">
      <w:pPr>
        <w:pStyle w:val="Balk1"/>
        <w:rPr>
          <w:lang w:eastAsia="tr-TR"/>
        </w:rPr>
      </w:pPr>
      <w:r>
        <w:rPr>
          <w:lang w:eastAsia="tr-TR"/>
        </w:rPr>
        <w:t>ASPHARA</w:t>
      </w:r>
      <w:r w:rsidR="00D613E6">
        <w:rPr>
          <w:lang w:eastAsia="tr-TR"/>
        </w:rPr>
        <w:t>(310-2545)</w:t>
      </w:r>
      <w:r>
        <w:rPr>
          <w:lang w:eastAsia="tr-TR"/>
        </w:rPr>
        <w:t xml:space="preserve"> :</w:t>
      </w:r>
    </w:p>
    <w:p w14:paraId="74B38AAC" w14:textId="77777777" w:rsidR="00C332C8" w:rsidRDefault="00C332C8" w:rsidP="00826090">
      <w:pPr>
        <w:pStyle w:val="Balk2"/>
        <w:rPr>
          <w:lang w:eastAsia="tr-TR"/>
        </w:rPr>
      </w:pPr>
      <w:r>
        <w:rPr>
          <w:lang w:eastAsia="tr-TR"/>
        </w:rPr>
        <w:t>Capıtal: lorıen</w:t>
      </w:r>
    </w:p>
    <w:p w14:paraId="26DBE3F8" w14:textId="77777777" w:rsidR="0062158C" w:rsidRPr="0062158C" w:rsidRDefault="0062158C" w:rsidP="00826090">
      <w:pPr>
        <w:pStyle w:val="Balk2"/>
        <w:rPr>
          <w:lang w:eastAsia="tr-TR"/>
        </w:rPr>
      </w:pPr>
      <w:r>
        <w:rPr>
          <w:lang w:eastAsia="tr-TR"/>
        </w:rPr>
        <w:t>Contınent: Wetan</w:t>
      </w:r>
      <w:r w:rsidR="00346A3B">
        <w:rPr>
          <w:lang w:eastAsia="tr-TR"/>
        </w:rPr>
        <w:t xml:space="preserve"> </w:t>
      </w:r>
    </w:p>
    <w:p w14:paraId="5CC561C1" w14:textId="77777777" w:rsidR="00C332C8" w:rsidRDefault="00C332C8" w:rsidP="00826090">
      <w:pPr>
        <w:pStyle w:val="Balk2"/>
        <w:rPr>
          <w:lang w:eastAsia="tr-TR"/>
        </w:rPr>
      </w:pPr>
      <w:r>
        <w:rPr>
          <w:lang w:eastAsia="tr-TR"/>
        </w:rPr>
        <w:t xml:space="preserve">Races: hıgh elves </w:t>
      </w:r>
    </w:p>
    <w:p w14:paraId="1B441FF4" w14:textId="77777777" w:rsidR="00123D85" w:rsidRDefault="00123D85" w:rsidP="00123D85">
      <w:pPr>
        <w:rPr>
          <w:lang w:eastAsia="tr-TR"/>
        </w:rPr>
      </w:pPr>
    </w:p>
    <w:p w14:paraId="3EF862DB" w14:textId="77777777" w:rsidR="005C2568" w:rsidRPr="005C2568" w:rsidRDefault="005C2568" w:rsidP="005C2568">
      <w:pPr>
        <w:rPr>
          <w:rFonts w:eastAsia="Times New Roman" w:cstheme="minorHAnsi"/>
          <w:sz w:val="0"/>
          <w:szCs w:val="0"/>
          <w:lang w:eastAsia="x-none" w:bidi="x-none"/>
        </w:rPr>
      </w:pPr>
    </w:p>
    <w:sectPr w:rsidR="005C2568" w:rsidRPr="005C2568" w:rsidSect="00A773F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91"/>
    <w:rsid w:val="00011598"/>
    <w:rsid w:val="00011E63"/>
    <w:rsid w:val="00017191"/>
    <w:rsid w:val="00017575"/>
    <w:rsid w:val="000221DE"/>
    <w:rsid w:val="0002507C"/>
    <w:rsid w:val="00030BE7"/>
    <w:rsid w:val="00035E75"/>
    <w:rsid w:val="0006316D"/>
    <w:rsid w:val="00064BC6"/>
    <w:rsid w:val="00074293"/>
    <w:rsid w:val="000768BA"/>
    <w:rsid w:val="00080E14"/>
    <w:rsid w:val="00083CD5"/>
    <w:rsid w:val="0008408B"/>
    <w:rsid w:val="000844B2"/>
    <w:rsid w:val="000944A8"/>
    <w:rsid w:val="000950C9"/>
    <w:rsid w:val="000B79E6"/>
    <w:rsid w:val="000C0109"/>
    <w:rsid w:val="000C1B1B"/>
    <w:rsid w:val="000D3F81"/>
    <w:rsid w:val="000D71B9"/>
    <w:rsid w:val="000E4704"/>
    <w:rsid w:val="000E5447"/>
    <w:rsid w:val="000F1B52"/>
    <w:rsid w:val="000F4C90"/>
    <w:rsid w:val="000F78A1"/>
    <w:rsid w:val="00110B9A"/>
    <w:rsid w:val="001232A8"/>
    <w:rsid w:val="00123D85"/>
    <w:rsid w:val="0013654D"/>
    <w:rsid w:val="00141C85"/>
    <w:rsid w:val="00156B80"/>
    <w:rsid w:val="001616F6"/>
    <w:rsid w:val="00167E5A"/>
    <w:rsid w:val="00177999"/>
    <w:rsid w:val="00190153"/>
    <w:rsid w:val="001953BB"/>
    <w:rsid w:val="001A3109"/>
    <w:rsid w:val="001A46DB"/>
    <w:rsid w:val="001A57BE"/>
    <w:rsid w:val="001C25D8"/>
    <w:rsid w:val="001C43EB"/>
    <w:rsid w:val="001D1DD8"/>
    <w:rsid w:val="001D296E"/>
    <w:rsid w:val="001D569F"/>
    <w:rsid w:val="001D6A09"/>
    <w:rsid w:val="001E0CAF"/>
    <w:rsid w:val="001E1048"/>
    <w:rsid w:val="00236A07"/>
    <w:rsid w:val="0024437E"/>
    <w:rsid w:val="002568F2"/>
    <w:rsid w:val="00257A6C"/>
    <w:rsid w:val="002679ED"/>
    <w:rsid w:val="00274673"/>
    <w:rsid w:val="002769C8"/>
    <w:rsid w:val="00290CA6"/>
    <w:rsid w:val="00293270"/>
    <w:rsid w:val="00297D90"/>
    <w:rsid w:val="002A4BFA"/>
    <w:rsid w:val="002A5E2C"/>
    <w:rsid w:val="002B6B81"/>
    <w:rsid w:val="002C1CD0"/>
    <w:rsid w:val="002D162B"/>
    <w:rsid w:val="002F323A"/>
    <w:rsid w:val="002F55D7"/>
    <w:rsid w:val="002F75E5"/>
    <w:rsid w:val="003060D7"/>
    <w:rsid w:val="003122AA"/>
    <w:rsid w:val="003129FA"/>
    <w:rsid w:val="00314A42"/>
    <w:rsid w:val="00321BFC"/>
    <w:rsid w:val="00324AA4"/>
    <w:rsid w:val="003302C9"/>
    <w:rsid w:val="00346A3B"/>
    <w:rsid w:val="003508BB"/>
    <w:rsid w:val="00356974"/>
    <w:rsid w:val="00357E5A"/>
    <w:rsid w:val="003614F8"/>
    <w:rsid w:val="00362612"/>
    <w:rsid w:val="00367B13"/>
    <w:rsid w:val="00371649"/>
    <w:rsid w:val="00385D94"/>
    <w:rsid w:val="00391C38"/>
    <w:rsid w:val="00394D4C"/>
    <w:rsid w:val="003A3615"/>
    <w:rsid w:val="003A3EB9"/>
    <w:rsid w:val="003A62D8"/>
    <w:rsid w:val="003A6654"/>
    <w:rsid w:val="003B1CD9"/>
    <w:rsid w:val="003B2AD3"/>
    <w:rsid w:val="003B50B2"/>
    <w:rsid w:val="003C043E"/>
    <w:rsid w:val="003C4178"/>
    <w:rsid w:val="003D34B7"/>
    <w:rsid w:val="003D7528"/>
    <w:rsid w:val="003E0B42"/>
    <w:rsid w:val="003E509B"/>
    <w:rsid w:val="003E7AA7"/>
    <w:rsid w:val="003F46B5"/>
    <w:rsid w:val="003F5817"/>
    <w:rsid w:val="00403128"/>
    <w:rsid w:val="00403849"/>
    <w:rsid w:val="00405754"/>
    <w:rsid w:val="00412028"/>
    <w:rsid w:val="00412080"/>
    <w:rsid w:val="0041407F"/>
    <w:rsid w:val="004171C4"/>
    <w:rsid w:val="00424316"/>
    <w:rsid w:val="00424ED2"/>
    <w:rsid w:val="00432FAE"/>
    <w:rsid w:val="00441C70"/>
    <w:rsid w:val="00457721"/>
    <w:rsid w:val="00463DBC"/>
    <w:rsid w:val="00466C00"/>
    <w:rsid w:val="00467D1F"/>
    <w:rsid w:val="004818FF"/>
    <w:rsid w:val="00485AFA"/>
    <w:rsid w:val="00490608"/>
    <w:rsid w:val="00491212"/>
    <w:rsid w:val="00491559"/>
    <w:rsid w:val="004A695B"/>
    <w:rsid w:val="004C0B41"/>
    <w:rsid w:val="004C35E4"/>
    <w:rsid w:val="004E2D54"/>
    <w:rsid w:val="004E32E6"/>
    <w:rsid w:val="004F3752"/>
    <w:rsid w:val="004F72ED"/>
    <w:rsid w:val="00505FE8"/>
    <w:rsid w:val="00506A40"/>
    <w:rsid w:val="00511D06"/>
    <w:rsid w:val="00542A9E"/>
    <w:rsid w:val="0055517E"/>
    <w:rsid w:val="00557B90"/>
    <w:rsid w:val="00560088"/>
    <w:rsid w:val="00564DFF"/>
    <w:rsid w:val="0056508A"/>
    <w:rsid w:val="00570331"/>
    <w:rsid w:val="005710D2"/>
    <w:rsid w:val="00571240"/>
    <w:rsid w:val="0057181E"/>
    <w:rsid w:val="00573F68"/>
    <w:rsid w:val="00577204"/>
    <w:rsid w:val="005918CE"/>
    <w:rsid w:val="005B6A63"/>
    <w:rsid w:val="005C2568"/>
    <w:rsid w:val="005E4817"/>
    <w:rsid w:val="0060208A"/>
    <w:rsid w:val="006030EC"/>
    <w:rsid w:val="00617C1A"/>
    <w:rsid w:val="0062158C"/>
    <w:rsid w:val="00622895"/>
    <w:rsid w:val="006257EA"/>
    <w:rsid w:val="0063022B"/>
    <w:rsid w:val="00635622"/>
    <w:rsid w:val="00635827"/>
    <w:rsid w:val="006669FD"/>
    <w:rsid w:val="00671FE0"/>
    <w:rsid w:val="00682880"/>
    <w:rsid w:val="00693BBF"/>
    <w:rsid w:val="00694913"/>
    <w:rsid w:val="006A3FAF"/>
    <w:rsid w:val="006B1D77"/>
    <w:rsid w:val="006C0FED"/>
    <w:rsid w:val="006C2221"/>
    <w:rsid w:val="006C39DB"/>
    <w:rsid w:val="006E2563"/>
    <w:rsid w:val="006E53B3"/>
    <w:rsid w:val="006E6E05"/>
    <w:rsid w:val="006F557B"/>
    <w:rsid w:val="007330DE"/>
    <w:rsid w:val="00736CCC"/>
    <w:rsid w:val="00737EB8"/>
    <w:rsid w:val="00740248"/>
    <w:rsid w:val="00742587"/>
    <w:rsid w:val="0074502E"/>
    <w:rsid w:val="00745336"/>
    <w:rsid w:val="00746DDC"/>
    <w:rsid w:val="00755B08"/>
    <w:rsid w:val="007821C4"/>
    <w:rsid w:val="0078452E"/>
    <w:rsid w:val="007910B7"/>
    <w:rsid w:val="007B04FD"/>
    <w:rsid w:val="007B3151"/>
    <w:rsid w:val="007D187A"/>
    <w:rsid w:val="007E2E1A"/>
    <w:rsid w:val="007F5528"/>
    <w:rsid w:val="007F61A8"/>
    <w:rsid w:val="00804E2A"/>
    <w:rsid w:val="00815ABE"/>
    <w:rsid w:val="0082263B"/>
    <w:rsid w:val="00826090"/>
    <w:rsid w:val="00851026"/>
    <w:rsid w:val="00862CB6"/>
    <w:rsid w:val="00863718"/>
    <w:rsid w:val="0086439C"/>
    <w:rsid w:val="00867EB2"/>
    <w:rsid w:val="0087083A"/>
    <w:rsid w:val="00872CBE"/>
    <w:rsid w:val="008740A0"/>
    <w:rsid w:val="00876295"/>
    <w:rsid w:val="0089076C"/>
    <w:rsid w:val="008A3A2D"/>
    <w:rsid w:val="008A6629"/>
    <w:rsid w:val="008B5117"/>
    <w:rsid w:val="008C5C35"/>
    <w:rsid w:val="008D6946"/>
    <w:rsid w:val="008E285E"/>
    <w:rsid w:val="008F1508"/>
    <w:rsid w:val="00917D7E"/>
    <w:rsid w:val="00922B8B"/>
    <w:rsid w:val="009262E4"/>
    <w:rsid w:val="00945BBE"/>
    <w:rsid w:val="00951156"/>
    <w:rsid w:val="00955103"/>
    <w:rsid w:val="00955575"/>
    <w:rsid w:val="009620CF"/>
    <w:rsid w:val="00975DE0"/>
    <w:rsid w:val="00980457"/>
    <w:rsid w:val="00980B63"/>
    <w:rsid w:val="00983C79"/>
    <w:rsid w:val="00984887"/>
    <w:rsid w:val="009D64DE"/>
    <w:rsid w:val="00A02F3A"/>
    <w:rsid w:val="00A03E51"/>
    <w:rsid w:val="00A1307A"/>
    <w:rsid w:val="00A17617"/>
    <w:rsid w:val="00A27E9B"/>
    <w:rsid w:val="00A30D2B"/>
    <w:rsid w:val="00A33946"/>
    <w:rsid w:val="00A37040"/>
    <w:rsid w:val="00A4109B"/>
    <w:rsid w:val="00A44E0E"/>
    <w:rsid w:val="00A66785"/>
    <w:rsid w:val="00A7090E"/>
    <w:rsid w:val="00A71053"/>
    <w:rsid w:val="00A752FB"/>
    <w:rsid w:val="00A773F0"/>
    <w:rsid w:val="00A838C1"/>
    <w:rsid w:val="00AB3546"/>
    <w:rsid w:val="00AB5F04"/>
    <w:rsid w:val="00AC1330"/>
    <w:rsid w:val="00AC6462"/>
    <w:rsid w:val="00AC73D1"/>
    <w:rsid w:val="00AD0D70"/>
    <w:rsid w:val="00AD260F"/>
    <w:rsid w:val="00AD77E2"/>
    <w:rsid w:val="00AF1485"/>
    <w:rsid w:val="00AF1717"/>
    <w:rsid w:val="00B05844"/>
    <w:rsid w:val="00B05EB4"/>
    <w:rsid w:val="00B17F1C"/>
    <w:rsid w:val="00B20A4C"/>
    <w:rsid w:val="00B24A24"/>
    <w:rsid w:val="00B3043D"/>
    <w:rsid w:val="00B35561"/>
    <w:rsid w:val="00B47480"/>
    <w:rsid w:val="00B75CF4"/>
    <w:rsid w:val="00B77160"/>
    <w:rsid w:val="00B84618"/>
    <w:rsid w:val="00B92F9E"/>
    <w:rsid w:val="00B97010"/>
    <w:rsid w:val="00BA4AD1"/>
    <w:rsid w:val="00BB20AB"/>
    <w:rsid w:val="00BC23B0"/>
    <w:rsid w:val="00BE0E23"/>
    <w:rsid w:val="00BE1BFA"/>
    <w:rsid w:val="00C028E6"/>
    <w:rsid w:val="00C10CEB"/>
    <w:rsid w:val="00C10D7B"/>
    <w:rsid w:val="00C206E9"/>
    <w:rsid w:val="00C25A99"/>
    <w:rsid w:val="00C332C8"/>
    <w:rsid w:val="00C36C3D"/>
    <w:rsid w:val="00C45D08"/>
    <w:rsid w:val="00C66B60"/>
    <w:rsid w:val="00C727BB"/>
    <w:rsid w:val="00C84826"/>
    <w:rsid w:val="00C93BB1"/>
    <w:rsid w:val="00CA0A41"/>
    <w:rsid w:val="00CA38CB"/>
    <w:rsid w:val="00CC7126"/>
    <w:rsid w:val="00CD1494"/>
    <w:rsid w:val="00CD45F7"/>
    <w:rsid w:val="00CE0A5E"/>
    <w:rsid w:val="00CE2988"/>
    <w:rsid w:val="00CF3C0E"/>
    <w:rsid w:val="00D07FBD"/>
    <w:rsid w:val="00D14CD4"/>
    <w:rsid w:val="00D257C8"/>
    <w:rsid w:val="00D314AF"/>
    <w:rsid w:val="00D31EFA"/>
    <w:rsid w:val="00D332E0"/>
    <w:rsid w:val="00D348F5"/>
    <w:rsid w:val="00D35F2A"/>
    <w:rsid w:val="00D41CE3"/>
    <w:rsid w:val="00D4742F"/>
    <w:rsid w:val="00D501D8"/>
    <w:rsid w:val="00D50630"/>
    <w:rsid w:val="00D50D28"/>
    <w:rsid w:val="00D56E34"/>
    <w:rsid w:val="00D57960"/>
    <w:rsid w:val="00D60ED5"/>
    <w:rsid w:val="00D60F4D"/>
    <w:rsid w:val="00D610ED"/>
    <w:rsid w:val="00D613E6"/>
    <w:rsid w:val="00D67B11"/>
    <w:rsid w:val="00D76CB0"/>
    <w:rsid w:val="00D86BC9"/>
    <w:rsid w:val="00DA11AA"/>
    <w:rsid w:val="00DC1AC5"/>
    <w:rsid w:val="00DC6C77"/>
    <w:rsid w:val="00DD0154"/>
    <w:rsid w:val="00DD2319"/>
    <w:rsid w:val="00DE2718"/>
    <w:rsid w:val="00DF4BAE"/>
    <w:rsid w:val="00E0135F"/>
    <w:rsid w:val="00E02F8E"/>
    <w:rsid w:val="00E0488D"/>
    <w:rsid w:val="00E0799F"/>
    <w:rsid w:val="00E10848"/>
    <w:rsid w:val="00E201D5"/>
    <w:rsid w:val="00E209F9"/>
    <w:rsid w:val="00E47B89"/>
    <w:rsid w:val="00E571F8"/>
    <w:rsid w:val="00E66E95"/>
    <w:rsid w:val="00E74206"/>
    <w:rsid w:val="00E80D7D"/>
    <w:rsid w:val="00E82B3E"/>
    <w:rsid w:val="00E904A4"/>
    <w:rsid w:val="00E913EC"/>
    <w:rsid w:val="00E9487D"/>
    <w:rsid w:val="00E9799B"/>
    <w:rsid w:val="00EA78D9"/>
    <w:rsid w:val="00EB1AF7"/>
    <w:rsid w:val="00EC53B5"/>
    <w:rsid w:val="00ED01D7"/>
    <w:rsid w:val="00EE683E"/>
    <w:rsid w:val="00F114E4"/>
    <w:rsid w:val="00F16191"/>
    <w:rsid w:val="00F21F6C"/>
    <w:rsid w:val="00F22C99"/>
    <w:rsid w:val="00F2306E"/>
    <w:rsid w:val="00F3210A"/>
    <w:rsid w:val="00F37DDF"/>
    <w:rsid w:val="00F44691"/>
    <w:rsid w:val="00F53AAD"/>
    <w:rsid w:val="00F55502"/>
    <w:rsid w:val="00F619DE"/>
    <w:rsid w:val="00F6226A"/>
    <w:rsid w:val="00F74B2B"/>
    <w:rsid w:val="00F77A5E"/>
    <w:rsid w:val="00F95644"/>
    <w:rsid w:val="00FA34B2"/>
    <w:rsid w:val="00FA57AB"/>
    <w:rsid w:val="00FA5D8B"/>
    <w:rsid w:val="00FC00CD"/>
    <w:rsid w:val="00FC5329"/>
    <w:rsid w:val="00FD4082"/>
    <w:rsid w:val="00FD572C"/>
    <w:rsid w:val="00FD7139"/>
    <w:rsid w:val="00FE664B"/>
    <w:rsid w:val="00FF2393"/>
    <w:rsid w:val="00FF2BF3"/>
    <w:rsid w:val="00FF418E"/>
    <w:rsid w:val="00FF49D6"/>
    <w:rsid w:val="00FF50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6BF9"/>
  <w15:chartTrackingRefBased/>
  <w15:docId w15:val="{834110A2-F99C-417E-8037-DDA2B6D0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tr-TR"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5D8"/>
  </w:style>
  <w:style w:type="paragraph" w:styleId="Balk1">
    <w:name w:val="heading 1"/>
    <w:basedOn w:val="Normal"/>
    <w:next w:val="Normal"/>
    <w:link w:val="Balk1Char"/>
    <w:uiPriority w:val="9"/>
    <w:qFormat/>
    <w:rsid w:val="001C25D8"/>
    <w:pPr>
      <w:spacing w:before="300" w:after="40"/>
      <w:jc w:val="left"/>
      <w:outlineLvl w:val="0"/>
    </w:pPr>
    <w:rPr>
      <w:smallCaps/>
      <w:spacing w:val="5"/>
      <w:sz w:val="32"/>
      <w:szCs w:val="32"/>
    </w:rPr>
  </w:style>
  <w:style w:type="paragraph" w:styleId="Balk2">
    <w:name w:val="heading 2"/>
    <w:basedOn w:val="Normal"/>
    <w:next w:val="Normal"/>
    <w:link w:val="Balk2Char"/>
    <w:uiPriority w:val="9"/>
    <w:unhideWhenUsed/>
    <w:qFormat/>
    <w:rsid w:val="001C25D8"/>
    <w:pPr>
      <w:spacing w:after="0"/>
      <w:jc w:val="left"/>
      <w:outlineLvl w:val="1"/>
    </w:pPr>
    <w:rPr>
      <w:smallCaps/>
      <w:spacing w:val="5"/>
      <w:sz w:val="28"/>
      <w:szCs w:val="28"/>
    </w:rPr>
  </w:style>
  <w:style w:type="paragraph" w:styleId="Balk3">
    <w:name w:val="heading 3"/>
    <w:basedOn w:val="Normal"/>
    <w:next w:val="Normal"/>
    <w:link w:val="Balk3Char"/>
    <w:uiPriority w:val="9"/>
    <w:unhideWhenUsed/>
    <w:qFormat/>
    <w:rsid w:val="001C25D8"/>
    <w:pPr>
      <w:spacing w:after="0"/>
      <w:jc w:val="left"/>
      <w:outlineLvl w:val="2"/>
    </w:pPr>
    <w:rPr>
      <w:smallCaps/>
      <w:spacing w:val="5"/>
      <w:sz w:val="24"/>
      <w:szCs w:val="24"/>
    </w:rPr>
  </w:style>
  <w:style w:type="paragraph" w:styleId="Balk4">
    <w:name w:val="heading 4"/>
    <w:basedOn w:val="Normal"/>
    <w:next w:val="Normal"/>
    <w:link w:val="Balk4Char"/>
    <w:uiPriority w:val="9"/>
    <w:semiHidden/>
    <w:unhideWhenUsed/>
    <w:qFormat/>
    <w:rsid w:val="001C25D8"/>
    <w:pPr>
      <w:spacing w:after="0"/>
      <w:jc w:val="left"/>
      <w:outlineLvl w:val="3"/>
    </w:pPr>
    <w:rPr>
      <w:i/>
      <w:iCs/>
      <w:smallCaps/>
      <w:spacing w:val="10"/>
      <w:sz w:val="22"/>
      <w:szCs w:val="22"/>
    </w:rPr>
  </w:style>
  <w:style w:type="paragraph" w:styleId="Balk5">
    <w:name w:val="heading 5"/>
    <w:basedOn w:val="Normal"/>
    <w:next w:val="Normal"/>
    <w:link w:val="Balk5Char"/>
    <w:uiPriority w:val="9"/>
    <w:semiHidden/>
    <w:unhideWhenUsed/>
    <w:qFormat/>
    <w:rsid w:val="001C25D8"/>
    <w:pPr>
      <w:spacing w:after="0"/>
      <w:jc w:val="left"/>
      <w:outlineLvl w:val="4"/>
    </w:pPr>
    <w:rPr>
      <w:smallCaps/>
      <w:color w:val="538135" w:themeColor="accent6" w:themeShade="BF"/>
      <w:spacing w:val="10"/>
      <w:sz w:val="22"/>
      <w:szCs w:val="22"/>
    </w:rPr>
  </w:style>
  <w:style w:type="paragraph" w:styleId="Balk6">
    <w:name w:val="heading 6"/>
    <w:basedOn w:val="Normal"/>
    <w:next w:val="Normal"/>
    <w:link w:val="Balk6Char"/>
    <w:uiPriority w:val="9"/>
    <w:semiHidden/>
    <w:unhideWhenUsed/>
    <w:qFormat/>
    <w:rsid w:val="001C25D8"/>
    <w:pPr>
      <w:spacing w:after="0"/>
      <w:jc w:val="left"/>
      <w:outlineLvl w:val="5"/>
    </w:pPr>
    <w:rPr>
      <w:smallCaps/>
      <w:color w:val="70AD47" w:themeColor="accent6"/>
      <w:spacing w:val="5"/>
      <w:sz w:val="22"/>
      <w:szCs w:val="22"/>
    </w:rPr>
  </w:style>
  <w:style w:type="paragraph" w:styleId="Balk7">
    <w:name w:val="heading 7"/>
    <w:basedOn w:val="Normal"/>
    <w:next w:val="Normal"/>
    <w:link w:val="Balk7Char"/>
    <w:uiPriority w:val="9"/>
    <w:semiHidden/>
    <w:unhideWhenUsed/>
    <w:qFormat/>
    <w:rsid w:val="001C25D8"/>
    <w:pPr>
      <w:spacing w:after="0"/>
      <w:jc w:val="left"/>
      <w:outlineLvl w:val="6"/>
    </w:pPr>
    <w:rPr>
      <w:b/>
      <w:bCs/>
      <w:smallCaps/>
      <w:color w:val="70AD47" w:themeColor="accent6"/>
      <w:spacing w:val="10"/>
    </w:rPr>
  </w:style>
  <w:style w:type="paragraph" w:styleId="Balk8">
    <w:name w:val="heading 8"/>
    <w:basedOn w:val="Normal"/>
    <w:next w:val="Normal"/>
    <w:link w:val="Balk8Char"/>
    <w:uiPriority w:val="9"/>
    <w:semiHidden/>
    <w:unhideWhenUsed/>
    <w:qFormat/>
    <w:rsid w:val="001C25D8"/>
    <w:pPr>
      <w:spacing w:after="0"/>
      <w:jc w:val="left"/>
      <w:outlineLvl w:val="7"/>
    </w:pPr>
    <w:rPr>
      <w:b/>
      <w:bCs/>
      <w:i/>
      <w:iCs/>
      <w:smallCaps/>
      <w:color w:val="538135" w:themeColor="accent6" w:themeShade="BF"/>
    </w:rPr>
  </w:style>
  <w:style w:type="paragraph" w:styleId="Balk9">
    <w:name w:val="heading 9"/>
    <w:basedOn w:val="Normal"/>
    <w:next w:val="Normal"/>
    <w:link w:val="Balk9Char"/>
    <w:uiPriority w:val="9"/>
    <w:semiHidden/>
    <w:unhideWhenUsed/>
    <w:qFormat/>
    <w:rsid w:val="001C25D8"/>
    <w:pPr>
      <w:spacing w:after="0"/>
      <w:jc w:val="left"/>
      <w:outlineLvl w:val="8"/>
    </w:pPr>
    <w:rPr>
      <w:b/>
      <w:bCs/>
      <w:i/>
      <w:iCs/>
      <w:smallCaps/>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1C25D8"/>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KonuBalChar">
    <w:name w:val="Konu Başlığı Char"/>
    <w:basedOn w:val="VarsaylanParagrafYazTipi"/>
    <w:link w:val="KonuBal"/>
    <w:uiPriority w:val="10"/>
    <w:rsid w:val="001C25D8"/>
    <w:rPr>
      <w:smallCaps/>
      <w:color w:val="262626" w:themeColor="text1" w:themeTint="D9"/>
      <w:sz w:val="52"/>
      <w:szCs w:val="52"/>
    </w:rPr>
  </w:style>
  <w:style w:type="paragraph" w:styleId="AralkYok">
    <w:name w:val="No Spacing"/>
    <w:link w:val="AralkYokChar"/>
    <w:uiPriority w:val="1"/>
    <w:qFormat/>
    <w:rsid w:val="001C25D8"/>
    <w:pPr>
      <w:spacing w:after="0" w:line="240" w:lineRule="auto"/>
    </w:pPr>
  </w:style>
  <w:style w:type="character" w:customStyle="1" w:styleId="Balk1Char">
    <w:name w:val="Başlık 1 Char"/>
    <w:basedOn w:val="VarsaylanParagrafYazTipi"/>
    <w:link w:val="Balk1"/>
    <w:uiPriority w:val="9"/>
    <w:rsid w:val="001C25D8"/>
    <w:rPr>
      <w:smallCaps/>
      <w:spacing w:val="5"/>
      <w:sz w:val="32"/>
      <w:szCs w:val="32"/>
    </w:rPr>
  </w:style>
  <w:style w:type="character" w:customStyle="1" w:styleId="Balk2Char">
    <w:name w:val="Başlık 2 Char"/>
    <w:basedOn w:val="VarsaylanParagrafYazTipi"/>
    <w:link w:val="Balk2"/>
    <w:uiPriority w:val="9"/>
    <w:rsid w:val="001C25D8"/>
    <w:rPr>
      <w:smallCaps/>
      <w:spacing w:val="5"/>
      <w:sz w:val="28"/>
      <w:szCs w:val="28"/>
    </w:rPr>
  </w:style>
  <w:style w:type="character" w:customStyle="1" w:styleId="Balk3Char">
    <w:name w:val="Başlık 3 Char"/>
    <w:basedOn w:val="VarsaylanParagrafYazTipi"/>
    <w:link w:val="Balk3"/>
    <w:uiPriority w:val="9"/>
    <w:rsid w:val="001C25D8"/>
    <w:rPr>
      <w:smallCaps/>
      <w:spacing w:val="5"/>
      <w:sz w:val="24"/>
      <w:szCs w:val="24"/>
    </w:rPr>
  </w:style>
  <w:style w:type="character" w:customStyle="1" w:styleId="Balk4Char">
    <w:name w:val="Başlık 4 Char"/>
    <w:basedOn w:val="VarsaylanParagrafYazTipi"/>
    <w:link w:val="Balk4"/>
    <w:uiPriority w:val="9"/>
    <w:semiHidden/>
    <w:rsid w:val="001C25D8"/>
    <w:rPr>
      <w:i/>
      <w:iCs/>
      <w:smallCaps/>
      <w:spacing w:val="10"/>
      <w:sz w:val="22"/>
      <w:szCs w:val="22"/>
    </w:rPr>
  </w:style>
  <w:style w:type="character" w:customStyle="1" w:styleId="Balk5Char">
    <w:name w:val="Başlık 5 Char"/>
    <w:basedOn w:val="VarsaylanParagrafYazTipi"/>
    <w:link w:val="Balk5"/>
    <w:uiPriority w:val="9"/>
    <w:semiHidden/>
    <w:rsid w:val="001C25D8"/>
    <w:rPr>
      <w:smallCaps/>
      <w:color w:val="538135" w:themeColor="accent6" w:themeShade="BF"/>
      <w:spacing w:val="10"/>
      <w:sz w:val="22"/>
      <w:szCs w:val="22"/>
    </w:rPr>
  </w:style>
  <w:style w:type="character" w:customStyle="1" w:styleId="Balk6Char">
    <w:name w:val="Başlık 6 Char"/>
    <w:basedOn w:val="VarsaylanParagrafYazTipi"/>
    <w:link w:val="Balk6"/>
    <w:uiPriority w:val="9"/>
    <w:semiHidden/>
    <w:rsid w:val="001C25D8"/>
    <w:rPr>
      <w:smallCaps/>
      <w:color w:val="70AD47" w:themeColor="accent6"/>
      <w:spacing w:val="5"/>
      <w:sz w:val="22"/>
      <w:szCs w:val="22"/>
    </w:rPr>
  </w:style>
  <w:style w:type="character" w:customStyle="1" w:styleId="Balk7Char">
    <w:name w:val="Başlık 7 Char"/>
    <w:basedOn w:val="VarsaylanParagrafYazTipi"/>
    <w:link w:val="Balk7"/>
    <w:uiPriority w:val="9"/>
    <w:semiHidden/>
    <w:rsid w:val="001C25D8"/>
    <w:rPr>
      <w:b/>
      <w:bCs/>
      <w:smallCaps/>
      <w:color w:val="70AD47" w:themeColor="accent6"/>
      <w:spacing w:val="10"/>
    </w:rPr>
  </w:style>
  <w:style w:type="character" w:customStyle="1" w:styleId="Balk8Char">
    <w:name w:val="Başlık 8 Char"/>
    <w:basedOn w:val="VarsaylanParagrafYazTipi"/>
    <w:link w:val="Balk8"/>
    <w:uiPriority w:val="9"/>
    <w:semiHidden/>
    <w:rsid w:val="001C25D8"/>
    <w:rPr>
      <w:b/>
      <w:bCs/>
      <w:i/>
      <w:iCs/>
      <w:smallCaps/>
      <w:color w:val="538135" w:themeColor="accent6" w:themeShade="BF"/>
    </w:rPr>
  </w:style>
  <w:style w:type="character" w:customStyle="1" w:styleId="Balk9Char">
    <w:name w:val="Başlık 9 Char"/>
    <w:basedOn w:val="VarsaylanParagrafYazTipi"/>
    <w:link w:val="Balk9"/>
    <w:uiPriority w:val="9"/>
    <w:semiHidden/>
    <w:rsid w:val="001C25D8"/>
    <w:rPr>
      <w:b/>
      <w:bCs/>
      <w:i/>
      <w:iCs/>
      <w:smallCaps/>
      <w:color w:val="385623" w:themeColor="accent6" w:themeShade="80"/>
    </w:rPr>
  </w:style>
  <w:style w:type="paragraph" w:styleId="ResimYazs">
    <w:name w:val="caption"/>
    <w:basedOn w:val="Normal"/>
    <w:next w:val="Normal"/>
    <w:uiPriority w:val="35"/>
    <w:semiHidden/>
    <w:unhideWhenUsed/>
    <w:qFormat/>
    <w:rsid w:val="001C25D8"/>
    <w:rPr>
      <w:b/>
      <w:bCs/>
      <w:caps/>
      <w:sz w:val="16"/>
      <w:szCs w:val="16"/>
    </w:rPr>
  </w:style>
  <w:style w:type="paragraph" w:styleId="Altyaz">
    <w:name w:val="Subtitle"/>
    <w:basedOn w:val="Normal"/>
    <w:next w:val="Normal"/>
    <w:link w:val="AltyazChar"/>
    <w:uiPriority w:val="11"/>
    <w:qFormat/>
    <w:rsid w:val="001C25D8"/>
    <w:pPr>
      <w:spacing w:after="720" w:line="240" w:lineRule="auto"/>
      <w:jc w:val="right"/>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1C25D8"/>
    <w:rPr>
      <w:rFonts w:asciiTheme="majorHAnsi" w:eastAsiaTheme="majorEastAsia" w:hAnsiTheme="majorHAnsi" w:cstheme="majorBidi"/>
    </w:rPr>
  </w:style>
  <w:style w:type="character" w:styleId="Gl">
    <w:name w:val="Strong"/>
    <w:uiPriority w:val="22"/>
    <w:qFormat/>
    <w:rsid w:val="001C25D8"/>
    <w:rPr>
      <w:b/>
      <w:bCs/>
      <w:color w:val="70AD47" w:themeColor="accent6"/>
    </w:rPr>
  </w:style>
  <w:style w:type="character" w:styleId="Vurgu">
    <w:name w:val="Emphasis"/>
    <w:uiPriority w:val="20"/>
    <w:qFormat/>
    <w:rsid w:val="001C25D8"/>
    <w:rPr>
      <w:b/>
      <w:bCs/>
      <w:i/>
      <w:iCs/>
      <w:spacing w:val="10"/>
    </w:rPr>
  </w:style>
  <w:style w:type="paragraph" w:styleId="Alnt">
    <w:name w:val="Quote"/>
    <w:basedOn w:val="Normal"/>
    <w:next w:val="Normal"/>
    <w:link w:val="AlntChar"/>
    <w:uiPriority w:val="29"/>
    <w:qFormat/>
    <w:rsid w:val="001C25D8"/>
    <w:rPr>
      <w:i/>
      <w:iCs/>
    </w:rPr>
  </w:style>
  <w:style w:type="character" w:customStyle="1" w:styleId="AlntChar">
    <w:name w:val="Alıntı Char"/>
    <w:basedOn w:val="VarsaylanParagrafYazTipi"/>
    <w:link w:val="Alnt"/>
    <w:uiPriority w:val="29"/>
    <w:rsid w:val="001C25D8"/>
    <w:rPr>
      <w:i/>
      <w:iCs/>
    </w:rPr>
  </w:style>
  <w:style w:type="paragraph" w:styleId="GlAlnt">
    <w:name w:val="Intense Quote"/>
    <w:basedOn w:val="Normal"/>
    <w:next w:val="Normal"/>
    <w:link w:val="GlAlntChar"/>
    <w:uiPriority w:val="30"/>
    <w:qFormat/>
    <w:rsid w:val="001C25D8"/>
    <w:pPr>
      <w:pBdr>
        <w:top w:val="single" w:sz="8" w:space="1" w:color="70AD47" w:themeColor="accent6"/>
      </w:pBdr>
      <w:spacing w:before="140" w:after="140"/>
      <w:ind w:left="1440" w:right="1440"/>
    </w:pPr>
    <w:rPr>
      <w:b/>
      <w:bCs/>
      <w:i/>
      <w:iCs/>
    </w:rPr>
  </w:style>
  <w:style w:type="character" w:customStyle="1" w:styleId="GlAlntChar">
    <w:name w:val="Güçlü Alıntı Char"/>
    <w:basedOn w:val="VarsaylanParagrafYazTipi"/>
    <w:link w:val="GlAlnt"/>
    <w:uiPriority w:val="30"/>
    <w:rsid w:val="001C25D8"/>
    <w:rPr>
      <w:b/>
      <w:bCs/>
      <w:i/>
      <w:iCs/>
    </w:rPr>
  </w:style>
  <w:style w:type="character" w:styleId="HafifVurgulama">
    <w:name w:val="Subtle Emphasis"/>
    <w:uiPriority w:val="19"/>
    <w:qFormat/>
    <w:rsid w:val="001C25D8"/>
    <w:rPr>
      <w:i/>
      <w:iCs/>
    </w:rPr>
  </w:style>
  <w:style w:type="character" w:styleId="GlVurgulama">
    <w:name w:val="Intense Emphasis"/>
    <w:uiPriority w:val="21"/>
    <w:qFormat/>
    <w:rsid w:val="001C25D8"/>
    <w:rPr>
      <w:b/>
      <w:bCs/>
      <w:i/>
      <w:iCs/>
      <w:color w:val="70AD47" w:themeColor="accent6"/>
      <w:spacing w:val="10"/>
    </w:rPr>
  </w:style>
  <w:style w:type="character" w:styleId="HafifBavuru">
    <w:name w:val="Subtle Reference"/>
    <w:uiPriority w:val="31"/>
    <w:qFormat/>
    <w:rsid w:val="001C25D8"/>
    <w:rPr>
      <w:b/>
      <w:bCs/>
    </w:rPr>
  </w:style>
  <w:style w:type="character" w:styleId="GlBavuru">
    <w:name w:val="Intense Reference"/>
    <w:uiPriority w:val="32"/>
    <w:qFormat/>
    <w:rsid w:val="001C25D8"/>
    <w:rPr>
      <w:b/>
      <w:bCs/>
      <w:smallCaps/>
      <w:spacing w:val="5"/>
      <w:sz w:val="22"/>
      <w:szCs w:val="22"/>
      <w:u w:val="single"/>
    </w:rPr>
  </w:style>
  <w:style w:type="character" w:styleId="KitapBal">
    <w:name w:val="Book Title"/>
    <w:uiPriority w:val="33"/>
    <w:qFormat/>
    <w:rsid w:val="001C25D8"/>
    <w:rPr>
      <w:rFonts w:asciiTheme="majorHAnsi" w:eastAsiaTheme="majorEastAsia" w:hAnsiTheme="majorHAnsi" w:cstheme="majorBidi"/>
      <w:i/>
      <w:iCs/>
      <w:sz w:val="20"/>
      <w:szCs w:val="20"/>
    </w:rPr>
  </w:style>
  <w:style w:type="paragraph" w:styleId="TBal">
    <w:name w:val="TOC Heading"/>
    <w:basedOn w:val="Balk1"/>
    <w:next w:val="Normal"/>
    <w:uiPriority w:val="39"/>
    <w:semiHidden/>
    <w:unhideWhenUsed/>
    <w:qFormat/>
    <w:rsid w:val="001C25D8"/>
    <w:pPr>
      <w:outlineLvl w:val="9"/>
    </w:pPr>
  </w:style>
  <w:style w:type="character" w:customStyle="1" w:styleId="AralkYokChar">
    <w:name w:val="Aralık Yok Char"/>
    <w:basedOn w:val="VarsaylanParagrafYazTipi"/>
    <w:link w:val="AralkYok"/>
    <w:uiPriority w:val="1"/>
    <w:rsid w:val="00A773F0"/>
  </w:style>
  <w:style w:type="paragraph" w:styleId="NormalWeb">
    <w:name w:val="Normal (Web)"/>
    <w:basedOn w:val="Normal"/>
    <w:uiPriority w:val="99"/>
    <w:semiHidden/>
    <w:unhideWhenUsed/>
    <w:rsid w:val="00C206E9"/>
    <w:pPr>
      <w:spacing w:before="100" w:beforeAutospacing="1" w:after="100" w:afterAutospacing="1" w:line="240" w:lineRule="auto"/>
      <w:jc w:val="left"/>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43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B9F7B275EFE4C43A50422BC2C320BE2"/>
        <w:category>
          <w:name w:val="Genel"/>
          <w:gallery w:val="placeholder"/>
        </w:category>
        <w:types>
          <w:type w:val="bbPlcHdr"/>
        </w:types>
        <w:behaviors>
          <w:behavior w:val="content"/>
        </w:behaviors>
        <w:guid w:val="{72AE1174-EA11-4A25-82F0-7914D8976F99}"/>
      </w:docPartPr>
      <w:docPartBody>
        <w:p w:rsidR="007879F4" w:rsidRDefault="009E3CA7" w:rsidP="009E3CA7">
          <w:pPr>
            <w:pStyle w:val="8B9F7B275EFE4C43A50422BC2C320BE2"/>
          </w:pPr>
          <w:r>
            <w:rPr>
              <w:rFonts w:asciiTheme="majorHAnsi" w:eastAsiaTheme="majorEastAsia" w:hAnsiTheme="majorHAnsi" w:cstheme="majorBidi"/>
              <w:caps/>
              <w:color w:val="156082" w:themeColor="accent1"/>
              <w:sz w:val="80"/>
              <w:szCs w:val="80"/>
            </w:rPr>
            <w:t>[Belge başlığı]</w:t>
          </w:r>
        </w:p>
      </w:docPartBody>
    </w:docPart>
    <w:docPart>
      <w:docPartPr>
        <w:name w:val="BEE6A2418694423EA7030AAB91EB9045"/>
        <w:category>
          <w:name w:val="Genel"/>
          <w:gallery w:val="placeholder"/>
        </w:category>
        <w:types>
          <w:type w:val="bbPlcHdr"/>
        </w:types>
        <w:behaviors>
          <w:behavior w:val="content"/>
        </w:behaviors>
        <w:guid w:val="{269E74A3-19A4-4AB4-A7CA-A726BDC1384B}"/>
      </w:docPartPr>
      <w:docPartBody>
        <w:p w:rsidR="007879F4" w:rsidRDefault="009E3CA7" w:rsidP="009E3CA7">
          <w:pPr>
            <w:pStyle w:val="BEE6A2418694423EA7030AAB91EB9045"/>
          </w:pPr>
          <w:r>
            <w:rPr>
              <w:color w:val="156082" w:themeColor="accent1"/>
              <w:sz w:val="28"/>
              <w:szCs w:val="28"/>
            </w:rPr>
            <w:t>[Belge alt konu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CA7"/>
    <w:rsid w:val="000746B7"/>
    <w:rsid w:val="001A46DB"/>
    <w:rsid w:val="00297D90"/>
    <w:rsid w:val="002B63D5"/>
    <w:rsid w:val="002E5DC3"/>
    <w:rsid w:val="002F55D7"/>
    <w:rsid w:val="003671E0"/>
    <w:rsid w:val="00371649"/>
    <w:rsid w:val="003A62D8"/>
    <w:rsid w:val="003E7AA7"/>
    <w:rsid w:val="00487A0E"/>
    <w:rsid w:val="004B6769"/>
    <w:rsid w:val="004C6D71"/>
    <w:rsid w:val="005157A0"/>
    <w:rsid w:val="00564DFF"/>
    <w:rsid w:val="00617C1A"/>
    <w:rsid w:val="006D17D4"/>
    <w:rsid w:val="006E6E05"/>
    <w:rsid w:val="007879F4"/>
    <w:rsid w:val="007A3B8C"/>
    <w:rsid w:val="009E3CA7"/>
    <w:rsid w:val="00A60489"/>
    <w:rsid w:val="00A8362C"/>
    <w:rsid w:val="00AC1330"/>
    <w:rsid w:val="00B17F1C"/>
    <w:rsid w:val="00B2628F"/>
    <w:rsid w:val="00C36C3D"/>
    <w:rsid w:val="00C76AC8"/>
    <w:rsid w:val="00D56B5E"/>
    <w:rsid w:val="00F53AAD"/>
    <w:rsid w:val="00F72FC5"/>
    <w:rsid w:val="00F956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8B9F7B275EFE4C43A50422BC2C320BE2">
    <w:name w:val="8B9F7B275EFE4C43A50422BC2C320BE2"/>
    <w:rsid w:val="009E3CA7"/>
  </w:style>
  <w:style w:type="paragraph" w:customStyle="1" w:styleId="BEE6A2418694423EA7030AAB91EB9045">
    <w:name w:val="BEE6A2418694423EA7030AAB91EB9045"/>
    <w:rsid w:val="009E3C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CEB655-DE48-4761-B677-D81508ED868A}">
  <we:reference id="wa200005502" version="1.0.0.11" store="tr-TR" storeType="OMEX"/>
  <we:alternateReferences>
    <we:reference id="wa200005502" version="1.0.0.11"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 Haziran 2023-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CF571-76EB-41B8-9978-4E4780395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27579</TotalTime>
  <Pages>12</Pages>
  <Words>1161</Words>
  <Characters>6619</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ATROKSIA</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ATROKSIA</dc:title>
  <dc:subject>EVERYTHİNG ABOUT</dc:subject>
  <dc:creator>Lenovo</dc:creator>
  <cp:keywords/>
  <dc:description/>
  <cp:lastModifiedBy>Arda Ballıcalı</cp:lastModifiedBy>
  <cp:revision>249</cp:revision>
  <dcterms:created xsi:type="dcterms:W3CDTF">2023-11-13T18:31:00Z</dcterms:created>
  <dcterms:modified xsi:type="dcterms:W3CDTF">2025-03-15T16:59:00Z</dcterms:modified>
</cp:coreProperties>
</file>